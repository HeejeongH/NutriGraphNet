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3090A" w14:textId="1968961B" w:rsidR="00117C6D" w:rsidRPr="00C30DE1" w:rsidRDefault="00F96DF9">
      <w:pPr>
        <w:pBdr>
          <w:top w:val="nil"/>
          <w:left w:val="nil"/>
          <w:bottom w:val="nil"/>
          <w:right w:val="nil"/>
          <w:between w:val="nil"/>
        </w:pBdr>
        <w:spacing w:line="360" w:lineRule="auto"/>
        <w:rPr>
          <w:rFonts w:ascii="맑은 고딕" w:eastAsia="맑은 고딕" w:hAnsi="맑은 고딕" w:cs="맑은 고딕"/>
          <w:b/>
          <w:color w:val="0070C0"/>
          <w:lang w:eastAsia="ko-KR"/>
        </w:rPr>
      </w:pPr>
      <w:r w:rsidRPr="00C30DE1">
        <w:rPr>
          <w:rFonts w:ascii="맑은 고딕" w:eastAsia="맑은 고딕" w:hAnsi="맑은 고딕" w:cs="맑은 고딕"/>
          <w:b/>
          <w:color w:val="0070C0"/>
          <w:lang w:eastAsia="ko-KR"/>
        </w:rPr>
        <w:t xml:space="preserve">[발명의 명칭]: </w:t>
      </w:r>
      <w:r w:rsidR="00690BCC">
        <w:rPr>
          <w:rFonts w:ascii="맑은 고딕" w:eastAsia="맑은 고딕" w:hAnsi="맑은 고딕" w:cs="맑은 고딕" w:hint="eastAsia"/>
          <w:lang w:eastAsia="ko-KR"/>
        </w:rPr>
        <w:t>사용자 맞춤 식단을 제공하는</w:t>
      </w:r>
      <w:r w:rsidR="00D24319" w:rsidRPr="00D24319">
        <w:rPr>
          <w:rFonts w:ascii="맑은 고딕" w:eastAsia="맑은 고딕" w:hAnsi="맑은 고딕" w:cs="맑은 고딕" w:hint="eastAsia"/>
          <w:lang w:eastAsia="ko-KR"/>
        </w:rPr>
        <w:t xml:space="preserve"> 시스템 장치 및 시스템 장치의 동작 방법</w:t>
      </w:r>
    </w:p>
    <w:p w14:paraId="394E7184" w14:textId="0FF209DD" w:rsidR="00117C6D" w:rsidRPr="00C30DE1" w:rsidRDefault="00F96DF9">
      <w:pPr>
        <w:pBdr>
          <w:top w:val="nil"/>
          <w:left w:val="nil"/>
          <w:bottom w:val="nil"/>
          <w:right w:val="nil"/>
          <w:between w:val="nil"/>
        </w:pBdr>
        <w:spacing w:line="360" w:lineRule="auto"/>
        <w:rPr>
          <w:rFonts w:ascii="맑은 고딕" w:eastAsia="맑은 고딕" w:hAnsi="맑은 고딕" w:cs="맑은 고딕"/>
          <w:b/>
          <w:color w:val="0070C0"/>
          <w:lang w:eastAsia="ko-KR"/>
        </w:rPr>
      </w:pPr>
      <w:r w:rsidRPr="00C30DE1">
        <w:rPr>
          <w:rFonts w:ascii="맑은 고딕" w:eastAsia="맑은 고딕" w:hAnsi="맑은 고딕" w:cs="맑은 고딕"/>
          <w:b/>
          <w:color w:val="0070C0"/>
          <w:lang w:eastAsia="ko-KR"/>
        </w:rPr>
        <w:t>[대표 청구항]</w:t>
      </w:r>
      <w:r w:rsidR="00F27333" w:rsidRPr="00C30DE1">
        <w:rPr>
          <w:rFonts w:ascii="맑은 고딕" w:eastAsia="맑은 고딕" w:hAnsi="맑은 고딕" w:cs="맑은 고딕"/>
          <w:b/>
          <w:color w:val="0070C0"/>
          <w:lang w:eastAsia="ko-KR"/>
        </w:rPr>
        <w:t xml:space="preserve"> </w:t>
      </w:r>
      <w:r w:rsidR="00EC67C1" w:rsidRPr="00C30DE1">
        <w:rPr>
          <w:rFonts w:ascii="맑은 고딕" w:eastAsia="맑은 고딕" w:hAnsi="맑은 고딕" w:cs="맑은 고딕"/>
          <w:b/>
          <w:color w:val="0070C0"/>
          <w:lang w:eastAsia="ko-KR"/>
        </w:rPr>
        <w:t>-</w:t>
      </w:r>
      <w:r w:rsidR="00EC67C1" w:rsidRPr="00C30DE1">
        <w:rPr>
          <w:rFonts w:ascii="맑은 고딕" w:eastAsia="맑은 고딕" w:hAnsi="맑은 고딕" w:cs="맑은 고딕" w:hint="eastAsia"/>
          <w:b/>
          <w:color w:val="0070C0"/>
          <w:lang w:eastAsia="ko-KR"/>
        </w:rPr>
        <w:t xml:space="preserve">청구항 </w:t>
      </w:r>
      <w:r w:rsidR="00EC67C1" w:rsidRPr="00C30DE1">
        <w:rPr>
          <w:rFonts w:ascii="맑은 고딕" w:eastAsia="맑은 고딕" w:hAnsi="맑은 고딕" w:cs="맑은 고딕"/>
          <w:b/>
          <w:color w:val="0070C0"/>
          <w:lang w:eastAsia="ko-KR"/>
        </w:rPr>
        <w:t>1</w:t>
      </w:r>
      <w:r w:rsidR="00EC67C1" w:rsidRPr="00C30DE1">
        <w:rPr>
          <w:rFonts w:ascii="맑은 고딕" w:eastAsia="맑은 고딕" w:hAnsi="맑은 고딕" w:cs="맑은 고딕" w:hint="eastAsia"/>
          <w:b/>
          <w:color w:val="0070C0"/>
          <w:lang w:eastAsia="ko-KR"/>
        </w:rPr>
        <w:t>항</w:t>
      </w:r>
    </w:p>
    <w:p w14:paraId="6693A1D4" w14:textId="77777777" w:rsid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lang w:eastAsia="ko-KR"/>
        </w:rPr>
        <w:t>사용자 맞춤 식단</w:t>
      </w:r>
      <w:r>
        <w:rPr>
          <w:rFonts w:ascii="맑은 고딕" w:eastAsia="맑은 고딕" w:hAnsi="맑은 고딕" w:cs="맑은 고딕" w:hint="eastAsia"/>
          <w:sz w:val="22"/>
          <w:szCs w:val="22"/>
          <w:lang w:eastAsia="ko-KR"/>
        </w:rPr>
        <w:t>을 제공하는 시스템 장치의 동작 방법에 있어서,</w:t>
      </w:r>
    </w:p>
    <w:p w14:paraId="48B42B97" w14:textId="77777777" w:rsid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sidRPr="007E0F54">
        <w:rPr>
          <w:rFonts w:ascii="맑은 고딕" w:eastAsia="맑은 고딕" w:hAnsi="맑은 고딕" w:cs="맑은 고딕" w:hint="eastAsia"/>
          <w:sz w:val="22"/>
          <w:szCs w:val="22"/>
          <w:u w:val="single"/>
          <w:lang w:eastAsia="ko-KR"/>
        </w:rPr>
        <w:t>사용자의 개인 정보 및 복수의 후보 식사 유형들 중 어느 하나의 선호 식사 유형을 획득</w:t>
      </w:r>
      <w:r>
        <w:rPr>
          <w:rFonts w:ascii="맑은 고딕" w:eastAsia="맑은 고딕" w:hAnsi="맑은 고딕" w:cs="맑은 고딕" w:hint="eastAsia"/>
          <w:sz w:val="22"/>
          <w:szCs w:val="22"/>
          <w:lang w:eastAsia="ko-KR"/>
        </w:rPr>
        <w:t>하는 단계;</w:t>
      </w:r>
    </w:p>
    <w:p w14:paraId="42F91712" w14:textId="77777777" w:rsid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w:t>
      </w:r>
      <w:r w:rsidRPr="007E0F54">
        <w:rPr>
          <w:rFonts w:ascii="맑은 고딕" w:eastAsia="맑은 고딕" w:hAnsi="맑은 고딕" w:cs="맑은 고딕" w:hint="eastAsia"/>
          <w:sz w:val="22"/>
          <w:szCs w:val="22"/>
          <w:u w:val="single"/>
          <w:lang w:eastAsia="ko-KR"/>
        </w:rPr>
        <w:t>선호 식사 유형에 기초하여,</w:t>
      </w:r>
      <w:r w:rsidRPr="007E0F54">
        <w:rPr>
          <w:rFonts w:ascii="맑은 고딕" w:eastAsia="맑은 고딕" w:hAnsi="맑은 고딕" w:cs="맑은 고딕"/>
          <w:sz w:val="22"/>
          <w:szCs w:val="22"/>
          <w:u w:val="single"/>
          <w:lang w:eastAsia="ko-KR"/>
        </w:rPr>
        <w:t xml:space="preserve"> </w:t>
      </w:r>
      <w:r w:rsidRPr="007E0F54">
        <w:rPr>
          <w:rFonts w:ascii="맑은 고딕" w:eastAsia="맑은 고딕" w:hAnsi="맑은 고딕" w:cs="맑은 고딕" w:hint="eastAsia"/>
          <w:sz w:val="22"/>
          <w:szCs w:val="22"/>
          <w:u w:val="single"/>
          <w:lang w:eastAsia="ko-KR"/>
        </w:rPr>
        <w:t>상기 선호 식사 유형이 반영된 복수의 후보 식단들을 획득</w:t>
      </w:r>
      <w:r>
        <w:rPr>
          <w:rFonts w:ascii="맑은 고딕" w:eastAsia="맑은 고딕" w:hAnsi="맑은 고딕" w:cs="맑은 고딕" w:hint="eastAsia"/>
          <w:sz w:val="22"/>
          <w:szCs w:val="22"/>
          <w:lang w:eastAsia="ko-KR"/>
        </w:rPr>
        <w:t>하는 단계;</w:t>
      </w:r>
    </w:p>
    <w:p w14:paraId="68F6F7DC" w14:textId="77777777" w:rsid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w:t>
      </w:r>
      <w:r w:rsidRPr="007E0F54">
        <w:rPr>
          <w:rFonts w:ascii="맑은 고딕" w:eastAsia="맑은 고딕" w:hAnsi="맑은 고딕" w:cs="맑은 고딕" w:hint="eastAsia"/>
          <w:sz w:val="22"/>
          <w:szCs w:val="22"/>
          <w:u w:val="single"/>
          <w:lang w:eastAsia="ko-KR"/>
        </w:rPr>
        <w:t>사용자의 개인 정보에 기초하여,</w:t>
      </w:r>
      <w:r w:rsidRPr="007E0F54">
        <w:rPr>
          <w:rFonts w:ascii="맑은 고딕" w:eastAsia="맑은 고딕" w:hAnsi="맑은 고딕" w:cs="맑은 고딕"/>
          <w:sz w:val="22"/>
          <w:szCs w:val="22"/>
          <w:u w:val="single"/>
          <w:lang w:eastAsia="ko-KR"/>
        </w:rPr>
        <w:t xml:space="preserve"> </w:t>
      </w:r>
      <w:r w:rsidRPr="007E0F54">
        <w:rPr>
          <w:rFonts w:ascii="맑은 고딕" w:eastAsia="맑은 고딕" w:hAnsi="맑은 고딕" w:cs="맑은 고딕" w:hint="eastAsia"/>
          <w:sz w:val="22"/>
          <w:szCs w:val="22"/>
          <w:u w:val="single"/>
          <w:lang w:eastAsia="ko-KR"/>
        </w:rPr>
        <w:t>상기 사용자에게 개인화된 기준 영양 섭취 기준을 획득</w:t>
      </w:r>
      <w:r>
        <w:rPr>
          <w:rFonts w:ascii="맑은 고딕" w:eastAsia="맑은 고딕" w:hAnsi="맑은 고딕" w:cs="맑은 고딕" w:hint="eastAsia"/>
          <w:sz w:val="22"/>
          <w:szCs w:val="22"/>
          <w:lang w:eastAsia="ko-KR"/>
        </w:rPr>
        <w:t>하는 단계;</w:t>
      </w:r>
    </w:p>
    <w:p w14:paraId="658FA975" w14:textId="77777777" w:rsid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sidRPr="007E0F54">
        <w:rPr>
          <w:rFonts w:ascii="맑은 고딕" w:eastAsia="맑은 고딕" w:hAnsi="맑은 고딕" w:cs="맑은 고딕" w:hint="eastAsia"/>
          <w:sz w:val="22"/>
          <w:szCs w:val="22"/>
          <w:u w:val="single"/>
          <w:lang w:eastAsia="ko-KR"/>
        </w:rPr>
        <w:t>영양 평가 모델을 이용하여,</w:t>
      </w:r>
      <w:r w:rsidRPr="007E0F54">
        <w:rPr>
          <w:rFonts w:ascii="맑은 고딕" w:eastAsia="맑은 고딕" w:hAnsi="맑은 고딕" w:cs="맑은 고딕"/>
          <w:sz w:val="22"/>
          <w:szCs w:val="22"/>
          <w:u w:val="single"/>
          <w:lang w:eastAsia="ko-KR"/>
        </w:rPr>
        <w:t xml:space="preserve"> </w:t>
      </w:r>
      <w:r w:rsidRPr="007E0F54">
        <w:rPr>
          <w:rFonts w:ascii="맑은 고딕" w:eastAsia="맑은 고딕" w:hAnsi="맑은 고딕" w:cs="맑은 고딕" w:hint="eastAsia"/>
          <w:sz w:val="22"/>
          <w:szCs w:val="22"/>
          <w:u w:val="single"/>
          <w:lang w:eastAsia="ko-KR"/>
        </w:rPr>
        <w:t>상기 기준 영양 섭취 기준과 상기 복수의 후보 식단들 각각에 포함된 복수의 후보 식단 영양들을 비교하여 상기 복수의 후보 식단들 각각에 대한 복수의 영양 평가 점수들을 획득</w:t>
      </w:r>
      <w:r>
        <w:rPr>
          <w:rFonts w:ascii="맑은 고딕" w:eastAsia="맑은 고딕" w:hAnsi="맑은 고딕" w:cs="맑은 고딕" w:hint="eastAsia"/>
          <w:sz w:val="22"/>
          <w:szCs w:val="22"/>
          <w:lang w:eastAsia="ko-KR"/>
        </w:rPr>
        <w:t>하는 단계;</w:t>
      </w:r>
    </w:p>
    <w:p w14:paraId="5364D4FB" w14:textId="77777777" w:rsid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sidRPr="007E0F54">
        <w:rPr>
          <w:rFonts w:ascii="맑은 고딕" w:eastAsia="맑은 고딕" w:hAnsi="맑은 고딕" w:cs="맑은 고딕" w:hint="eastAsia"/>
          <w:sz w:val="22"/>
          <w:szCs w:val="22"/>
          <w:u w:val="single"/>
          <w:lang w:eastAsia="ko-KR"/>
        </w:rPr>
        <w:t>선호도 평가 모델을 이용하여,</w:t>
      </w:r>
      <w:r w:rsidRPr="007E0F54">
        <w:rPr>
          <w:rFonts w:ascii="맑은 고딕" w:eastAsia="맑은 고딕" w:hAnsi="맑은 고딕" w:cs="맑은 고딕"/>
          <w:sz w:val="22"/>
          <w:szCs w:val="22"/>
          <w:u w:val="single"/>
          <w:lang w:eastAsia="ko-KR"/>
        </w:rPr>
        <w:t xml:space="preserve"> </w:t>
      </w:r>
      <w:r w:rsidRPr="007E0F54">
        <w:rPr>
          <w:rFonts w:ascii="맑은 고딕" w:eastAsia="맑은 고딕" w:hAnsi="맑은 고딕" w:cs="맑은 고딕" w:hint="eastAsia"/>
          <w:sz w:val="22"/>
          <w:szCs w:val="22"/>
          <w:u w:val="single"/>
          <w:lang w:eastAsia="ko-KR"/>
        </w:rPr>
        <w:t>상기 사용자의 개인 정보와 상기 복수의 후보 식단들에 기초하여 상기 복수의 후보 식단들 각각에 대한 상기 사용자의 선호도를 나타내는 복수의 선호도 평가 점수들을 획득</w:t>
      </w:r>
      <w:r>
        <w:rPr>
          <w:rFonts w:ascii="맑은 고딕" w:eastAsia="맑은 고딕" w:hAnsi="맑은 고딕" w:cs="맑은 고딕" w:hint="eastAsia"/>
          <w:sz w:val="22"/>
          <w:szCs w:val="22"/>
          <w:lang w:eastAsia="ko-KR"/>
        </w:rPr>
        <w:t>하는 단계;</w:t>
      </w:r>
    </w:p>
    <w:p w14:paraId="5E4B751A" w14:textId="77777777" w:rsid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sidRPr="007E0F54">
        <w:rPr>
          <w:rFonts w:ascii="맑은 고딕" w:eastAsia="맑은 고딕" w:hAnsi="맑은 고딕" w:cs="맑은 고딕" w:hint="eastAsia"/>
          <w:sz w:val="22"/>
          <w:szCs w:val="22"/>
          <w:u w:val="single"/>
          <w:lang w:eastAsia="ko-KR"/>
        </w:rPr>
        <w:t>조합 평가 모델을 이용하여,</w:t>
      </w:r>
      <w:r w:rsidRPr="007E0F54">
        <w:rPr>
          <w:rFonts w:ascii="맑은 고딕" w:eastAsia="맑은 고딕" w:hAnsi="맑은 고딕" w:cs="맑은 고딕"/>
          <w:sz w:val="22"/>
          <w:szCs w:val="22"/>
          <w:u w:val="single"/>
          <w:lang w:eastAsia="ko-KR"/>
        </w:rPr>
        <w:t xml:space="preserve"> </w:t>
      </w:r>
      <w:r w:rsidRPr="007E0F54">
        <w:rPr>
          <w:rFonts w:ascii="맑은 고딕" w:eastAsia="맑은 고딕" w:hAnsi="맑은 고딕" w:cs="맑은 고딕" w:hint="eastAsia"/>
          <w:sz w:val="22"/>
          <w:szCs w:val="22"/>
          <w:u w:val="single"/>
          <w:lang w:eastAsia="ko-KR"/>
        </w:rPr>
        <w:t>상기 복수의 후보 식단들 각각에 포함된 복수의 음식 메뉴들 간의 조합도를 나타내는 복수의 조합 평가 점수들을 획득</w:t>
      </w:r>
      <w:r>
        <w:rPr>
          <w:rFonts w:ascii="맑은 고딕" w:eastAsia="맑은 고딕" w:hAnsi="맑은 고딕" w:cs="맑은 고딕" w:hint="eastAsia"/>
          <w:sz w:val="22"/>
          <w:szCs w:val="22"/>
          <w:lang w:eastAsia="ko-KR"/>
        </w:rPr>
        <w:t>하는 단계;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w:t>
      </w:r>
    </w:p>
    <w:p w14:paraId="1165A73A" w14:textId="4F2892B3" w:rsidR="00117C6D" w:rsidRP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w:t>
      </w:r>
      <w:r w:rsidRPr="007E0F54">
        <w:rPr>
          <w:rFonts w:ascii="맑은 고딕" w:eastAsia="맑은 고딕" w:hAnsi="맑은 고딕" w:cs="맑은 고딕" w:hint="eastAsia"/>
          <w:sz w:val="22"/>
          <w:szCs w:val="22"/>
          <w:u w:val="single"/>
          <w:lang w:eastAsia="ko-KR"/>
        </w:rPr>
        <w:t>복수의 영양 평가 점수들,</w:t>
      </w:r>
      <w:r w:rsidRPr="007E0F54">
        <w:rPr>
          <w:rFonts w:ascii="맑은 고딕" w:eastAsia="맑은 고딕" w:hAnsi="맑은 고딕" w:cs="맑은 고딕"/>
          <w:sz w:val="22"/>
          <w:szCs w:val="22"/>
          <w:u w:val="single"/>
          <w:lang w:eastAsia="ko-KR"/>
        </w:rPr>
        <w:t xml:space="preserve"> </w:t>
      </w:r>
      <w:r w:rsidRPr="007E0F54">
        <w:rPr>
          <w:rFonts w:ascii="맑은 고딕" w:eastAsia="맑은 고딕" w:hAnsi="맑은 고딕" w:cs="맑은 고딕" w:hint="eastAsia"/>
          <w:sz w:val="22"/>
          <w:szCs w:val="22"/>
          <w:u w:val="single"/>
          <w:lang w:eastAsia="ko-KR"/>
        </w:rPr>
        <w:t>상기 복수의 선호도 평가 점수들 및 상기 복수의 조합 평가 점수들에 기초하여,</w:t>
      </w:r>
      <w:r w:rsidRPr="007E0F54">
        <w:rPr>
          <w:rFonts w:ascii="맑은 고딕" w:eastAsia="맑은 고딕" w:hAnsi="맑은 고딕" w:cs="맑은 고딕"/>
          <w:sz w:val="22"/>
          <w:szCs w:val="22"/>
          <w:u w:val="single"/>
          <w:lang w:eastAsia="ko-KR"/>
        </w:rPr>
        <w:t xml:space="preserve"> </w:t>
      </w:r>
      <w:r w:rsidRPr="007E0F54">
        <w:rPr>
          <w:rFonts w:ascii="맑은 고딕" w:eastAsia="맑은 고딕" w:hAnsi="맑은 고딕" w:cs="맑은 고딕" w:hint="eastAsia"/>
          <w:sz w:val="22"/>
          <w:szCs w:val="22"/>
          <w:u w:val="single"/>
          <w:lang w:eastAsia="ko-KR"/>
        </w:rPr>
        <w:t>상기 복수의 후보 식단들 중 최종 식단을 선별하여 제공하는 단계</w:t>
      </w:r>
      <w:r>
        <w:rPr>
          <w:rFonts w:ascii="맑은 고딕" w:eastAsia="맑은 고딕" w:hAnsi="맑은 고딕" w:cs="맑은 고딕" w:hint="eastAsia"/>
          <w:sz w:val="22"/>
          <w:szCs w:val="22"/>
          <w:lang w:eastAsia="ko-KR"/>
        </w:rPr>
        <w:t>를 포함하는 시스템 장치의 동작 방법.</w:t>
      </w:r>
    </w:p>
    <w:p w14:paraId="03CD207C" w14:textId="77777777" w:rsidR="00117C6D" w:rsidRPr="00C30DE1" w:rsidRDefault="00F96DF9">
      <w:pPr>
        <w:pBdr>
          <w:top w:val="nil"/>
          <w:left w:val="nil"/>
          <w:bottom w:val="nil"/>
          <w:right w:val="nil"/>
          <w:between w:val="nil"/>
        </w:pBdr>
        <w:spacing w:line="360" w:lineRule="auto"/>
        <w:rPr>
          <w:rFonts w:ascii="맑은 고딕" w:eastAsia="맑은 고딕" w:hAnsi="맑은 고딕" w:cs="맑은 고딕"/>
          <w:b/>
          <w:color w:val="0070C0"/>
          <w:lang w:eastAsia="ko-KR"/>
        </w:rPr>
      </w:pPr>
      <w:r w:rsidRPr="00C30DE1">
        <w:rPr>
          <w:rFonts w:ascii="맑은 고딕" w:eastAsia="맑은 고딕" w:hAnsi="맑은 고딕" w:cs="맑은 고딕"/>
          <w:b/>
          <w:color w:val="0070C0"/>
          <w:lang w:eastAsia="ko-KR"/>
        </w:rPr>
        <w:t>[명세서 작성 point]</w:t>
      </w:r>
    </w:p>
    <w:p w14:paraId="6D805542" w14:textId="1636AEFF" w:rsidR="00117C6D" w:rsidRPr="0026150E" w:rsidRDefault="00EB0550" w:rsidP="00C41DE4">
      <w:pPr>
        <w:spacing w:line="276" w:lineRule="auto"/>
        <w:ind w:firstLine="800"/>
        <w:jc w:val="both"/>
        <w:rPr>
          <w:rFonts w:ascii="맑은 고딕" w:eastAsia="맑은 고딕" w:hAnsi="맑은 고딕" w:cs="맑은 고딕"/>
          <w:lang w:eastAsia="ko-KR"/>
        </w:rPr>
      </w:pPr>
      <w:r w:rsidRPr="0026150E">
        <w:rPr>
          <w:rFonts w:ascii="맑은 고딕" w:eastAsia="맑은 고딕" w:hAnsi="맑은 고딕" w:cs="맑은 고딕" w:hint="eastAsia"/>
          <w:lang w:eastAsia="ko-KR"/>
        </w:rPr>
        <w:t>-</w:t>
      </w:r>
      <w:r w:rsidRPr="0026150E">
        <w:rPr>
          <w:rFonts w:ascii="맑은 고딕" w:eastAsia="맑은 고딕" w:hAnsi="맑은 고딕" w:cs="맑은 고딕"/>
          <w:lang w:eastAsia="ko-KR"/>
        </w:rPr>
        <w:t xml:space="preserve">. </w:t>
      </w:r>
      <w:r w:rsidRPr="0026150E">
        <w:rPr>
          <w:rFonts w:ascii="맑은 고딕" w:eastAsia="맑은 고딕" w:hAnsi="맑은 고딕" w:cs="맑은 고딕" w:hint="eastAsia"/>
          <w:lang w:eastAsia="ko-KR"/>
        </w:rPr>
        <w:t>적절한 권리 활용을 위하여 독립항의 경우</w:t>
      </w:r>
      <w:r w:rsidR="00437630" w:rsidRPr="0026150E">
        <w:rPr>
          <w:rFonts w:ascii="맑은 고딕" w:eastAsia="맑은 고딕" w:hAnsi="맑은 고딕" w:cs="맑은 고딕" w:hint="eastAsia"/>
          <w:lang w:eastAsia="ko-KR"/>
        </w:rPr>
        <w:t>,</w:t>
      </w:r>
      <w:r w:rsidR="00437630" w:rsidRPr="0026150E">
        <w:rPr>
          <w:rFonts w:ascii="맑은 고딕" w:eastAsia="맑은 고딕" w:hAnsi="맑은 고딕" w:cs="맑은 고딕"/>
          <w:lang w:eastAsia="ko-KR"/>
        </w:rPr>
        <w:t xml:space="preserve"> </w:t>
      </w:r>
      <w:proofErr w:type="spellStart"/>
      <w:r w:rsidR="00437630" w:rsidRPr="0026150E">
        <w:rPr>
          <w:rFonts w:ascii="맑은 고딕" w:eastAsia="맑은 고딕" w:hAnsi="맑은 고딕" w:cs="맑은 고딕"/>
          <w:lang w:eastAsia="ko-KR"/>
        </w:rPr>
        <w:t>i</w:t>
      </w:r>
      <w:proofErr w:type="spellEnd"/>
      <w:r w:rsidR="00437630" w:rsidRPr="0026150E">
        <w:rPr>
          <w:rFonts w:ascii="맑은 고딕" w:eastAsia="맑은 고딕" w:hAnsi="맑은 고딕" w:cs="맑은 고딕"/>
          <w:lang w:eastAsia="ko-KR"/>
        </w:rPr>
        <w:t xml:space="preserve">) </w:t>
      </w:r>
      <w:r w:rsidR="007E0F54">
        <w:rPr>
          <w:rFonts w:ascii="맑은 고딕" w:eastAsia="맑은 고딕" w:hAnsi="맑은 고딕" w:cs="맑은 고딕" w:hint="eastAsia"/>
          <w:u w:val="single"/>
          <w:lang w:eastAsia="ko-KR"/>
        </w:rPr>
        <w:t>사용자의 개인 정보 및 선호 식사 유형</w:t>
      </w:r>
      <w:r w:rsidR="00437630" w:rsidRPr="00E12CAC">
        <w:rPr>
          <w:rFonts w:ascii="맑은 고딕" w:eastAsia="맑은 고딕" w:hAnsi="맑은 고딕" w:cs="맑은 고딕" w:hint="eastAsia"/>
          <w:u w:val="single"/>
          <w:lang w:eastAsia="ko-KR"/>
        </w:rPr>
        <w:t>을 획득</w:t>
      </w:r>
      <w:r w:rsidR="00437630" w:rsidRPr="0026150E">
        <w:rPr>
          <w:rFonts w:ascii="맑은 고딕" w:eastAsia="맑은 고딕" w:hAnsi="맑은 고딕" w:cs="맑은 고딕" w:hint="eastAsia"/>
          <w:lang w:eastAsia="ko-KR"/>
        </w:rPr>
        <w:t>하고</w:t>
      </w:r>
      <w:r w:rsidRPr="0026150E">
        <w:rPr>
          <w:rFonts w:ascii="맑은 고딕" w:eastAsia="맑은 고딕" w:hAnsi="맑은 고딕" w:cs="맑은 고딕" w:hint="eastAsia"/>
          <w:lang w:eastAsia="ko-KR"/>
        </w:rPr>
        <w:t xml:space="preserve"> </w:t>
      </w:r>
      <w:r w:rsidR="00437630" w:rsidRPr="0026150E">
        <w:rPr>
          <w:rFonts w:ascii="맑은 고딕" w:eastAsia="맑은 고딕" w:hAnsi="맑은 고딕" w:cs="맑은 고딕"/>
          <w:lang w:eastAsia="ko-KR"/>
        </w:rPr>
        <w:t xml:space="preserve">ii) </w:t>
      </w:r>
      <w:r w:rsidR="007E0F54" w:rsidRPr="007E0F54">
        <w:rPr>
          <w:rFonts w:ascii="맑은 고딕" w:eastAsia="맑은 고딕" w:hAnsi="맑은 고딕" w:cs="맑은 고딕" w:hint="eastAsia"/>
          <w:u w:val="single"/>
          <w:lang w:eastAsia="ko-KR"/>
        </w:rPr>
        <w:t xml:space="preserve">선호 식사 유형에 기초하여 선호 식사 유형이 반영된 복수의 </w:t>
      </w:r>
      <w:r w:rsidR="007E0F54" w:rsidRPr="007E0F54">
        <w:rPr>
          <w:rFonts w:ascii="맑은 고딕" w:eastAsia="맑은 고딕" w:hAnsi="맑은 고딕" w:cs="맑은 고딕" w:hint="eastAsia"/>
          <w:u w:val="single"/>
          <w:lang w:eastAsia="ko-KR"/>
        </w:rPr>
        <w:lastRenderedPageBreak/>
        <w:t xml:space="preserve">후보 식단들을 </w:t>
      </w:r>
      <w:r w:rsidR="00437630" w:rsidRPr="007E0F54">
        <w:rPr>
          <w:rFonts w:ascii="맑은 고딕" w:eastAsia="맑은 고딕" w:hAnsi="맑은 고딕" w:cs="맑은 고딕" w:hint="eastAsia"/>
          <w:u w:val="single"/>
          <w:lang w:eastAsia="ko-KR"/>
        </w:rPr>
        <w:t>획득</w:t>
      </w:r>
      <w:r w:rsidR="00437630" w:rsidRPr="0026150E">
        <w:rPr>
          <w:rFonts w:ascii="맑은 고딕" w:eastAsia="맑은 고딕" w:hAnsi="맑은 고딕" w:cs="맑은 고딕" w:hint="eastAsia"/>
          <w:lang w:eastAsia="ko-KR"/>
        </w:rPr>
        <w:t xml:space="preserve">하고 </w:t>
      </w:r>
      <w:r w:rsidR="00437630" w:rsidRPr="0026150E">
        <w:rPr>
          <w:rFonts w:ascii="맑은 고딕" w:eastAsia="맑은 고딕" w:hAnsi="맑은 고딕" w:cs="맑은 고딕"/>
          <w:lang w:eastAsia="ko-KR"/>
        </w:rPr>
        <w:t xml:space="preserve">iii) </w:t>
      </w:r>
      <w:r w:rsidR="007E0F54" w:rsidRPr="007E0F54">
        <w:rPr>
          <w:rFonts w:ascii="맑은 고딕" w:eastAsia="맑은 고딕" w:hAnsi="맑은 고딕" w:cs="맑은 고딕" w:hint="eastAsia"/>
          <w:u w:val="single"/>
          <w:lang w:eastAsia="ko-KR"/>
        </w:rPr>
        <w:t>사용자의 개인 정보에 기초하여 개인화된 기준 영양 섭취 기준을 획득</w:t>
      </w:r>
      <w:r w:rsidR="007E0F54">
        <w:rPr>
          <w:rFonts w:ascii="맑은 고딕" w:eastAsia="맑은 고딕" w:hAnsi="맑은 고딕" w:cs="맑은 고딕" w:hint="eastAsia"/>
          <w:lang w:eastAsia="ko-KR"/>
        </w:rPr>
        <w:t>하고</w:t>
      </w:r>
      <w:r w:rsidR="00437630" w:rsidRPr="0026150E">
        <w:rPr>
          <w:rFonts w:ascii="맑은 고딕" w:eastAsia="맑은 고딕" w:hAnsi="맑은 고딕" w:cs="맑은 고딕" w:hint="eastAsia"/>
          <w:lang w:eastAsia="ko-KR"/>
        </w:rPr>
        <w:t xml:space="preserve"> </w:t>
      </w:r>
      <w:r w:rsidR="00437630" w:rsidRPr="0026150E">
        <w:rPr>
          <w:rFonts w:ascii="맑은 고딕" w:eastAsia="맑은 고딕" w:hAnsi="맑은 고딕" w:cs="맑은 고딕"/>
          <w:lang w:eastAsia="ko-KR"/>
        </w:rPr>
        <w:t xml:space="preserve">iv) </w:t>
      </w:r>
      <w:r w:rsidR="007E0F54" w:rsidRPr="00F7522C">
        <w:rPr>
          <w:rFonts w:ascii="맑은 고딕" w:eastAsia="맑은 고딕" w:hAnsi="맑은 고딕" w:cs="맑은 고딕" w:hint="eastAsia"/>
          <w:u w:val="single"/>
          <w:lang w:eastAsia="ko-KR"/>
        </w:rPr>
        <w:t>영양 평가 모델,</w:t>
      </w:r>
      <w:r w:rsidR="007E0F54" w:rsidRPr="00F7522C">
        <w:rPr>
          <w:rFonts w:ascii="맑은 고딕" w:eastAsia="맑은 고딕" w:hAnsi="맑은 고딕" w:cs="맑은 고딕"/>
          <w:u w:val="single"/>
          <w:lang w:eastAsia="ko-KR"/>
        </w:rPr>
        <w:t xml:space="preserve"> </w:t>
      </w:r>
      <w:r w:rsidR="007E0F54" w:rsidRPr="00F7522C">
        <w:rPr>
          <w:rFonts w:ascii="맑은 고딕" w:eastAsia="맑은 고딕" w:hAnsi="맑은 고딕" w:cs="맑은 고딕" w:hint="eastAsia"/>
          <w:u w:val="single"/>
          <w:lang w:eastAsia="ko-KR"/>
        </w:rPr>
        <w:t>선호도 평가 모델,</w:t>
      </w:r>
      <w:r w:rsidR="007E0F54" w:rsidRPr="00F7522C">
        <w:rPr>
          <w:rFonts w:ascii="맑은 고딕" w:eastAsia="맑은 고딕" w:hAnsi="맑은 고딕" w:cs="맑은 고딕"/>
          <w:u w:val="single"/>
          <w:lang w:eastAsia="ko-KR"/>
        </w:rPr>
        <w:t xml:space="preserve"> </w:t>
      </w:r>
      <w:r w:rsidR="007E0F54" w:rsidRPr="00F7522C">
        <w:rPr>
          <w:rFonts w:ascii="맑은 고딕" w:eastAsia="맑은 고딕" w:hAnsi="맑은 고딕" w:cs="맑은 고딕" w:hint="eastAsia"/>
          <w:u w:val="single"/>
          <w:lang w:eastAsia="ko-KR"/>
        </w:rPr>
        <w:t>조합 평가 모델에 기초</w:t>
      </w:r>
      <w:r w:rsidR="007E0F54">
        <w:rPr>
          <w:rFonts w:ascii="맑은 고딕" w:eastAsia="맑은 고딕" w:hAnsi="맑은 고딕" w:cs="맑은 고딕" w:hint="eastAsia"/>
          <w:lang w:eastAsia="ko-KR"/>
        </w:rPr>
        <w:t xml:space="preserve">하여 각각의 </w:t>
      </w:r>
      <w:r w:rsidR="007E0F54" w:rsidRPr="00F7522C">
        <w:rPr>
          <w:rFonts w:ascii="맑은 고딕" w:eastAsia="맑은 고딕" w:hAnsi="맑은 고딕" w:cs="맑은 고딕" w:hint="eastAsia"/>
          <w:u w:val="single"/>
          <w:lang w:eastAsia="ko-KR"/>
        </w:rPr>
        <w:t>평가 점수들을 획득</w:t>
      </w:r>
      <w:r w:rsidR="007E0F54">
        <w:rPr>
          <w:rFonts w:ascii="맑은 고딕" w:eastAsia="맑은 고딕" w:hAnsi="맑은 고딕" w:cs="맑은 고딕" w:hint="eastAsia"/>
          <w:lang w:eastAsia="ko-KR"/>
        </w:rPr>
        <w:t>하고</w:t>
      </w:r>
      <w:r w:rsidR="00437630" w:rsidRPr="0026150E">
        <w:rPr>
          <w:rFonts w:ascii="맑은 고딕" w:eastAsia="맑은 고딕" w:hAnsi="맑은 고딕" w:cs="맑은 고딕"/>
          <w:lang w:eastAsia="ko-KR"/>
        </w:rPr>
        <w:t xml:space="preserve"> v) </w:t>
      </w:r>
      <w:r w:rsidR="007E0F54" w:rsidRPr="00F7522C">
        <w:rPr>
          <w:rFonts w:ascii="맑은 고딕" w:eastAsia="맑은 고딕" w:hAnsi="맑은 고딕" w:cs="맑은 고딕" w:hint="eastAsia"/>
          <w:u w:val="single"/>
          <w:lang w:eastAsia="ko-KR"/>
        </w:rPr>
        <w:t>각각의 평가 점수들에 기초하여 최종 식단을 선별하여 제공</w:t>
      </w:r>
      <w:r w:rsidR="007E0F54">
        <w:rPr>
          <w:rFonts w:ascii="맑은 고딕" w:eastAsia="맑은 고딕" w:hAnsi="맑은 고딕" w:cs="맑은 고딕" w:hint="eastAsia"/>
          <w:lang w:eastAsia="ko-KR"/>
        </w:rPr>
        <w:t>하는 것을</w:t>
      </w:r>
      <w:r w:rsidR="00437630" w:rsidRPr="0026150E">
        <w:rPr>
          <w:rFonts w:ascii="맑은 고딕" w:eastAsia="맑은 고딕" w:hAnsi="맑은 고딕" w:cs="맑은 고딕" w:hint="eastAsia"/>
          <w:lang w:eastAsia="ko-KR"/>
        </w:rPr>
        <w:t xml:space="preserve"> 특징으로</w:t>
      </w:r>
      <w:r w:rsidRPr="0026150E">
        <w:rPr>
          <w:rFonts w:ascii="맑은 고딕" w:eastAsia="맑은 고딕" w:hAnsi="맑은 고딕" w:cs="맑은 고딕" w:hint="eastAsia"/>
          <w:lang w:eastAsia="ko-KR"/>
        </w:rPr>
        <w:t xml:space="preserve"> 기재</w:t>
      </w:r>
      <w:r w:rsidR="00DE10CF" w:rsidRPr="0026150E">
        <w:rPr>
          <w:rFonts w:ascii="맑은 고딕" w:eastAsia="맑은 고딕" w:hAnsi="맑은 고딕" w:cs="맑은 고딕" w:hint="eastAsia"/>
          <w:lang w:eastAsia="ko-KR"/>
        </w:rPr>
        <w:t>하였습니다.</w:t>
      </w:r>
    </w:p>
    <w:p w14:paraId="753DDC65" w14:textId="77777777" w:rsidR="00437630" w:rsidRPr="0026150E" w:rsidRDefault="00437630" w:rsidP="00C41DE4">
      <w:pPr>
        <w:spacing w:line="276" w:lineRule="auto"/>
        <w:ind w:firstLine="800"/>
        <w:jc w:val="both"/>
        <w:rPr>
          <w:rFonts w:ascii="맑은 고딕" w:eastAsia="맑은 고딕" w:hAnsi="맑은 고딕" w:cs="맑은 고딕"/>
          <w:lang w:eastAsia="ko-KR"/>
        </w:rPr>
      </w:pPr>
    </w:p>
    <w:p w14:paraId="6290165E" w14:textId="77777777" w:rsidR="00EA0C6B" w:rsidRDefault="00437630" w:rsidP="00C41DE4">
      <w:pPr>
        <w:spacing w:line="276" w:lineRule="auto"/>
        <w:ind w:firstLine="800"/>
        <w:jc w:val="both"/>
        <w:rPr>
          <w:rFonts w:ascii="맑은 고딕" w:eastAsia="맑은 고딕" w:hAnsi="맑은 고딕" w:cs="맑은 고딕"/>
          <w:u w:val="single"/>
          <w:lang w:eastAsia="ko-KR"/>
        </w:rPr>
      </w:pPr>
      <w:r w:rsidRPr="0026150E">
        <w:rPr>
          <w:rFonts w:ascii="맑은 고딕" w:eastAsia="맑은 고딕" w:hAnsi="맑은 고딕" w:cs="맑은 고딕" w:hint="eastAsia"/>
          <w:lang w:eastAsia="ko-KR"/>
        </w:rPr>
        <w:t>-</w:t>
      </w:r>
      <w:r w:rsidRPr="0026150E">
        <w:rPr>
          <w:rFonts w:ascii="맑은 고딕" w:eastAsia="맑은 고딕" w:hAnsi="맑은 고딕" w:cs="맑은 고딕"/>
          <w:lang w:eastAsia="ko-KR"/>
        </w:rPr>
        <w:t xml:space="preserve">. </w:t>
      </w:r>
      <w:r w:rsidRPr="0026150E">
        <w:rPr>
          <w:rFonts w:ascii="맑은 고딕" w:eastAsia="맑은 고딕" w:hAnsi="맑은 고딕" w:cs="맑은 고딕" w:hint="eastAsia"/>
          <w:lang w:eastAsia="ko-KR"/>
        </w:rPr>
        <w:t xml:space="preserve">본원 발명은 </w:t>
      </w:r>
      <w:r w:rsidR="00EA0C6B" w:rsidRPr="00362963">
        <w:rPr>
          <w:rFonts w:ascii="맑은 고딕" w:eastAsia="맑은 고딕" w:hAnsi="맑은 고딕" w:cs="맑은 고딕" w:hint="eastAsia"/>
          <w:u w:val="single"/>
          <w:lang w:eastAsia="ko-KR"/>
        </w:rPr>
        <w:t>사용자의 개인 정보 및 선호도를 반영하여,</w:t>
      </w:r>
      <w:r w:rsidR="00EA0C6B" w:rsidRPr="00362963">
        <w:rPr>
          <w:rFonts w:ascii="맑은 고딕" w:eastAsia="맑은 고딕" w:hAnsi="맑은 고딕" w:cs="맑은 고딕"/>
          <w:u w:val="single"/>
          <w:lang w:eastAsia="ko-KR"/>
        </w:rPr>
        <w:t xml:space="preserve"> </w:t>
      </w:r>
      <w:r w:rsidR="00EA0C6B" w:rsidRPr="00362963">
        <w:rPr>
          <w:rFonts w:ascii="맑은 고딕" w:eastAsia="맑은 고딕" w:hAnsi="맑은 고딕" w:cs="맑은 고딕" w:hint="eastAsia"/>
          <w:u w:val="single"/>
          <w:lang w:eastAsia="ko-KR"/>
        </w:rPr>
        <w:t>사용자에게 개인화된 최종 식단을 제공</w:t>
      </w:r>
      <w:r w:rsidR="00EA0C6B">
        <w:rPr>
          <w:rFonts w:ascii="맑은 고딕" w:eastAsia="맑은 고딕" w:hAnsi="맑은 고딕" w:cs="맑은 고딕" w:hint="eastAsia"/>
          <w:lang w:eastAsia="ko-KR"/>
        </w:rPr>
        <w:t>하기 위한 것으로,</w:t>
      </w:r>
      <w:r w:rsidR="00EA0C6B">
        <w:rPr>
          <w:rFonts w:ascii="맑은 고딕" w:eastAsia="맑은 고딕" w:hAnsi="맑은 고딕" w:cs="맑은 고딕"/>
          <w:lang w:eastAsia="ko-KR"/>
        </w:rPr>
        <w:t xml:space="preserve"> </w:t>
      </w:r>
      <w:r w:rsidR="00EA0C6B">
        <w:rPr>
          <w:rFonts w:ascii="맑은 고딕" w:eastAsia="맑은 고딕" w:hAnsi="맑은 고딕" w:cs="맑은 고딕" w:hint="eastAsia"/>
          <w:lang w:eastAsia="ko-KR"/>
        </w:rPr>
        <w:t xml:space="preserve">이 과정에서 </w:t>
      </w:r>
      <w:r w:rsidR="00EA0C6B" w:rsidRPr="00362963">
        <w:rPr>
          <w:rFonts w:ascii="맑은 고딕" w:eastAsia="맑은 고딕" w:hAnsi="맑은 고딕" w:cs="맑은 고딕" w:hint="eastAsia"/>
          <w:u w:val="single"/>
          <w:lang w:eastAsia="ko-KR"/>
        </w:rPr>
        <w:t>영양,</w:t>
      </w:r>
      <w:r w:rsidR="00EA0C6B" w:rsidRPr="00362963">
        <w:rPr>
          <w:rFonts w:ascii="맑은 고딕" w:eastAsia="맑은 고딕" w:hAnsi="맑은 고딕" w:cs="맑은 고딕"/>
          <w:u w:val="single"/>
          <w:lang w:eastAsia="ko-KR"/>
        </w:rPr>
        <w:t xml:space="preserve"> </w:t>
      </w:r>
      <w:r w:rsidR="00EA0C6B" w:rsidRPr="00362963">
        <w:rPr>
          <w:rFonts w:ascii="맑은 고딕" w:eastAsia="맑은 고딕" w:hAnsi="맑은 고딕" w:cs="맑은 고딕" w:hint="eastAsia"/>
          <w:u w:val="single"/>
          <w:lang w:eastAsia="ko-KR"/>
        </w:rPr>
        <w:t>선호도 및 조합을 모두 고려하여 최종 식단을 선별하는 것에 특징</w:t>
      </w:r>
      <w:r w:rsidR="00EA0C6B">
        <w:rPr>
          <w:rFonts w:ascii="맑은 고딕" w:eastAsia="맑은 고딕" w:hAnsi="맑은 고딕" w:cs="맑은 고딕" w:hint="eastAsia"/>
          <w:lang w:eastAsia="ko-KR"/>
        </w:rPr>
        <w:t>이 있습니다.</w:t>
      </w:r>
    </w:p>
    <w:p w14:paraId="76759557" w14:textId="7DEF11A6" w:rsidR="00437630" w:rsidRPr="0026150E" w:rsidRDefault="00EA0C6B" w:rsidP="00C41DE4">
      <w:pPr>
        <w:spacing w:line="276" w:lineRule="auto"/>
        <w:ind w:firstLine="800"/>
        <w:jc w:val="both"/>
        <w:rPr>
          <w:rFonts w:ascii="맑은 고딕" w:eastAsia="맑은 고딕" w:hAnsi="맑은 고딕" w:cs="맑은 고딕"/>
          <w:lang w:eastAsia="ko-KR"/>
        </w:rPr>
      </w:pP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또한,</w:t>
      </w:r>
      <w:r>
        <w:rPr>
          <w:rFonts w:ascii="맑은 고딕" w:eastAsia="맑은 고딕" w:hAnsi="맑은 고딕" w:cs="맑은 고딕"/>
          <w:lang w:eastAsia="ko-KR"/>
        </w:rPr>
        <w:t xml:space="preserve"> </w:t>
      </w:r>
      <w:r w:rsidRPr="00362963">
        <w:rPr>
          <w:rFonts w:ascii="맑은 고딕" w:eastAsia="맑은 고딕" w:hAnsi="맑은 고딕" w:cs="맑은 고딕" w:hint="eastAsia"/>
          <w:u w:val="single"/>
          <w:lang w:eastAsia="ko-KR"/>
        </w:rPr>
        <w:t>선호도 및 조합 평가 모델을 생성</w:t>
      </w:r>
      <w:r>
        <w:rPr>
          <w:rFonts w:ascii="맑은 고딕" w:eastAsia="맑은 고딕" w:hAnsi="맑은 고딕" w:cs="맑은 고딕" w:hint="eastAsia"/>
          <w:lang w:eastAsia="ko-KR"/>
        </w:rPr>
        <w:t>함에 있어,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국민 영양 평가 정보 등의 데이터베이스를 그래프로 만든,</w:t>
      </w:r>
      <w:r>
        <w:rPr>
          <w:rFonts w:ascii="맑은 고딕" w:eastAsia="맑은 고딕" w:hAnsi="맑은 고딕" w:cs="맑은 고딕"/>
          <w:lang w:eastAsia="ko-KR"/>
        </w:rPr>
        <w:t xml:space="preserve"> </w:t>
      </w:r>
      <w:r w:rsidRPr="00362963">
        <w:rPr>
          <w:rFonts w:ascii="맑은 고딕" w:eastAsia="맑은 고딕" w:hAnsi="맑은 고딕" w:cs="맑은 고딕" w:hint="eastAsia"/>
          <w:u w:val="single"/>
          <w:lang w:eastAsia="ko-KR"/>
        </w:rPr>
        <w:t>그래프 정보를 훈련 데이터로 이용하여 학습시킨 인공 지능 모델을 이용하는 것에도 특징</w:t>
      </w:r>
      <w:r>
        <w:rPr>
          <w:rFonts w:ascii="맑은 고딕" w:eastAsia="맑은 고딕" w:hAnsi="맑은 고딕" w:cs="맑은 고딕" w:hint="eastAsia"/>
          <w:lang w:eastAsia="ko-KR"/>
        </w:rPr>
        <w:t>이 있으나,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이러한 특징은 </w:t>
      </w:r>
      <w:proofErr w:type="spellStart"/>
      <w:r w:rsidRPr="00362963">
        <w:rPr>
          <w:rFonts w:ascii="맑은 고딕" w:eastAsia="맑은 고딕" w:hAnsi="맑은 고딕" w:cs="맑은 고딕" w:hint="eastAsia"/>
          <w:u w:val="single"/>
          <w:lang w:eastAsia="ko-KR"/>
        </w:rPr>
        <w:t>종속항</w:t>
      </w:r>
      <w:proofErr w:type="spellEnd"/>
      <w:r w:rsidRPr="00362963">
        <w:rPr>
          <w:rFonts w:ascii="맑은 고딕" w:eastAsia="맑은 고딕" w:hAnsi="맑은 고딕" w:cs="맑은 고딕" w:hint="eastAsia"/>
          <w:u w:val="single"/>
          <w:lang w:eastAsia="ko-KR"/>
        </w:rPr>
        <w:t xml:space="preserve"> 제5</w:t>
      </w:r>
      <w:r w:rsidRPr="00362963">
        <w:rPr>
          <w:rFonts w:ascii="맑은 고딕" w:eastAsia="맑은 고딕" w:hAnsi="맑은 고딕" w:cs="맑은 고딕"/>
          <w:u w:val="single"/>
          <w:lang w:eastAsia="ko-KR"/>
        </w:rPr>
        <w:t xml:space="preserve"> </w:t>
      </w:r>
      <w:r w:rsidRPr="00362963">
        <w:rPr>
          <w:rFonts w:ascii="맑은 고딕" w:eastAsia="맑은 고딕" w:hAnsi="맑은 고딕" w:cs="맑은 고딕" w:hint="eastAsia"/>
          <w:u w:val="single"/>
          <w:lang w:eastAsia="ko-KR"/>
        </w:rPr>
        <w:t xml:space="preserve">항 내지 제 </w:t>
      </w:r>
      <w:r w:rsidRPr="00362963">
        <w:rPr>
          <w:rFonts w:ascii="맑은 고딕" w:eastAsia="맑은 고딕" w:hAnsi="맑은 고딕" w:cs="맑은 고딕"/>
          <w:u w:val="single"/>
          <w:lang w:eastAsia="ko-KR"/>
        </w:rPr>
        <w:t xml:space="preserve">9 </w:t>
      </w:r>
      <w:r w:rsidRPr="00362963">
        <w:rPr>
          <w:rFonts w:ascii="맑은 고딕" w:eastAsia="맑은 고딕" w:hAnsi="맑은 고딕" w:cs="맑은 고딕" w:hint="eastAsia"/>
          <w:u w:val="single"/>
          <w:lang w:eastAsia="ko-KR"/>
        </w:rPr>
        <w:t>항에 기재</w:t>
      </w:r>
      <w:r>
        <w:rPr>
          <w:rFonts w:ascii="맑은 고딕" w:eastAsia="맑은 고딕" w:hAnsi="맑은 고딕" w:cs="맑은 고딕" w:hint="eastAsia"/>
          <w:lang w:eastAsia="ko-KR"/>
        </w:rPr>
        <w:t>하였습니다.</w:t>
      </w:r>
      <w:r w:rsidR="00437630" w:rsidRPr="0026150E">
        <w:rPr>
          <w:rFonts w:ascii="맑은 고딕" w:eastAsia="맑은 고딕" w:hAnsi="맑은 고딕" w:cs="맑은 고딕"/>
          <w:lang w:eastAsia="ko-KR"/>
        </w:rPr>
        <w:t xml:space="preserve"> </w:t>
      </w:r>
    </w:p>
    <w:p w14:paraId="7DFB5E50" w14:textId="77777777" w:rsidR="00437630" w:rsidRPr="0026150E" w:rsidRDefault="00437630" w:rsidP="00C41DE4">
      <w:pPr>
        <w:spacing w:line="276" w:lineRule="auto"/>
        <w:ind w:firstLine="800"/>
        <w:jc w:val="both"/>
        <w:rPr>
          <w:rFonts w:ascii="맑은 고딕" w:eastAsia="맑은 고딕" w:hAnsi="맑은 고딕" w:cs="맑은 고딕"/>
          <w:lang w:eastAsia="ko-KR"/>
        </w:rPr>
      </w:pPr>
    </w:p>
    <w:p w14:paraId="6CD5DCEA" w14:textId="0F5FD7E5" w:rsidR="00437630" w:rsidRDefault="00437630" w:rsidP="00C41DE4">
      <w:pPr>
        <w:spacing w:line="276" w:lineRule="auto"/>
        <w:ind w:firstLine="800"/>
        <w:jc w:val="both"/>
        <w:rPr>
          <w:rFonts w:ascii="맑은 고딕" w:eastAsia="맑은 고딕" w:hAnsi="맑은 고딕" w:cs="맑은 고딕"/>
          <w:lang w:eastAsia="ko-KR"/>
        </w:rPr>
      </w:pPr>
      <w:r w:rsidRPr="0026150E">
        <w:rPr>
          <w:rFonts w:ascii="맑은 고딕" w:eastAsia="맑은 고딕" w:hAnsi="맑은 고딕" w:cs="맑은 고딕" w:hint="eastAsia"/>
          <w:lang w:eastAsia="ko-KR"/>
        </w:rPr>
        <w:t>-</w:t>
      </w:r>
      <w:r w:rsidRPr="0026150E">
        <w:rPr>
          <w:rFonts w:ascii="맑은 고딕" w:eastAsia="맑은 고딕" w:hAnsi="맑은 고딕" w:cs="맑은 고딕"/>
          <w:lang w:eastAsia="ko-KR"/>
        </w:rPr>
        <w:t xml:space="preserve">. </w:t>
      </w:r>
      <w:r w:rsidRPr="0026150E">
        <w:rPr>
          <w:rFonts w:ascii="맑은 고딕" w:eastAsia="맑은 고딕" w:hAnsi="맑은 고딕" w:cs="맑은 고딕" w:hint="eastAsia"/>
          <w:lang w:eastAsia="ko-KR"/>
        </w:rPr>
        <w:t>또한,</w:t>
      </w:r>
      <w:r w:rsidRPr="0026150E">
        <w:rPr>
          <w:rFonts w:ascii="맑은 고딕" w:eastAsia="맑은 고딕" w:hAnsi="맑은 고딕" w:cs="맑은 고딕"/>
          <w:lang w:eastAsia="ko-KR"/>
        </w:rPr>
        <w:t xml:space="preserve"> </w:t>
      </w:r>
      <w:r w:rsidRPr="00C41DE4">
        <w:rPr>
          <w:rFonts w:ascii="맑은 고딕" w:eastAsia="맑은 고딕" w:hAnsi="맑은 고딕" w:cs="맑은 고딕" w:hint="eastAsia"/>
          <w:u w:val="single"/>
          <w:lang w:eastAsia="ko-KR"/>
        </w:rPr>
        <w:t>본원 발명</w:t>
      </w:r>
      <w:r w:rsidR="00EA0C6B">
        <w:rPr>
          <w:rFonts w:ascii="맑은 고딕" w:eastAsia="맑은 고딕" w:hAnsi="맑은 고딕" w:cs="맑은 고딕" w:hint="eastAsia"/>
          <w:u w:val="single"/>
          <w:lang w:eastAsia="ko-KR"/>
        </w:rPr>
        <w:t>의 차별화를 위하여</w:t>
      </w:r>
      <w:r w:rsidRPr="00C41DE4">
        <w:rPr>
          <w:rFonts w:ascii="맑은 고딕" w:eastAsia="맑은 고딕" w:hAnsi="맑은 고딕" w:cs="맑은 고딕"/>
          <w:u w:val="single"/>
          <w:lang w:eastAsia="ko-KR"/>
        </w:rPr>
        <w:t xml:space="preserve"> </w:t>
      </w:r>
      <w:r w:rsidR="00EA0C6B">
        <w:rPr>
          <w:rFonts w:ascii="맑은 고딕" w:eastAsia="맑은 고딕" w:hAnsi="맑은 고딕" w:cs="맑은 고딕" w:hint="eastAsia"/>
          <w:u w:val="single"/>
          <w:lang w:eastAsia="ko-KR"/>
        </w:rPr>
        <w:t>최종 식단을 선별함에 있어서도,</w:t>
      </w:r>
      <w:r w:rsidR="00EA0C6B">
        <w:rPr>
          <w:rFonts w:ascii="맑은 고딕" w:eastAsia="맑은 고딕" w:hAnsi="맑은 고딕" w:cs="맑은 고딕"/>
          <w:u w:val="single"/>
          <w:lang w:eastAsia="ko-KR"/>
        </w:rPr>
        <w:t xml:space="preserve"> </w:t>
      </w:r>
      <w:r w:rsidR="00EA0C6B">
        <w:rPr>
          <w:rFonts w:ascii="맑은 고딕" w:eastAsia="맑은 고딕" w:hAnsi="맑은 고딕" w:cs="맑은 고딕" w:hint="eastAsia"/>
          <w:u w:val="single"/>
          <w:lang w:eastAsia="ko-KR"/>
        </w:rPr>
        <w:t>세 가지의 목적들(영양,</w:t>
      </w:r>
      <w:r w:rsidR="00EA0C6B">
        <w:rPr>
          <w:rFonts w:ascii="맑은 고딕" w:eastAsia="맑은 고딕" w:hAnsi="맑은 고딕" w:cs="맑은 고딕"/>
          <w:u w:val="single"/>
          <w:lang w:eastAsia="ko-KR"/>
        </w:rPr>
        <w:t xml:space="preserve"> </w:t>
      </w:r>
      <w:r w:rsidR="00EA0C6B">
        <w:rPr>
          <w:rFonts w:ascii="맑은 고딕" w:eastAsia="맑은 고딕" w:hAnsi="맑은 고딕" w:cs="맑은 고딕" w:hint="eastAsia"/>
          <w:u w:val="single"/>
          <w:lang w:eastAsia="ko-KR"/>
        </w:rPr>
        <w:t>선호도,</w:t>
      </w:r>
      <w:r w:rsidR="00EA0C6B">
        <w:rPr>
          <w:rFonts w:ascii="맑은 고딕" w:eastAsia="맑은 고딕" w:hAnsi="맑은 고딕" w:cs="맑은 고딕"/>
          <w:u w:val="single"/>
          <w:lang w:eastAsia="ko-KR"/>
        </w:rPr>
        <w:t xml:space="preserve"> </w:t>
      </w:r>
      <w:r w:rsidR="00EA0C6B">
        <w:rPr>
          <w:rFonts w:ascii="맑은 고딕" w:eastAsia="맑은 고딕" w:hAnsi="맑은 고딕" w:cs="맑은 고딕" w:hint="eastAsia"/>
          <w:u w:val="single"/>
          <w:lang w:eastAsia="ko-KR"/>
        </w:rPr>
        <w:t>조합)이 모두 적절히 고려하기 위한 목적을 달성하기 위하여,</w:t>
      </w:r>
      <w:r w:rsidR="00EA0C6B">
        <w:rPr>
          <w:rFonts w:ascii="맑은 고딕" w:eastAsia="맑은 고딕" w:hAnsi="맑은 고딕" w:cs="맑은 고딕"/>
          <w:u w:val="single"/>
          <w:lang w:eastAsia="ko-KR"/>
        </w:rPr>
        <w:t xml:space="preserve"> </w:t>
      </w:r>
      <w:r w:rsidR="00EA0C6B">
        <w:rPr>
          <w:rFonts w:ascii="맑은 고딕" w:eastAsia="맑은 고딕" w:hAnsi="맑은 고딕" w:cs="맑은 고딕" w:hint="eastAsia"/>
          <w:u w:val="single"/>
          <w:lang w:eastAsia="ko-KR"/>
        </w:rPr>
        <w:t>기준 최저 점수를 기준으로 대상을 선별하는 동작을 추가하였으며,</w:t>
      </w:r>
      <w:r w:rsidR="00EA0C6B">
        <w:rPr>
          <w:rFonts w:ascii="맑은 고딕" w:eastAsia="맑은 고딕" w:hAnsi="맑은 고딕" w:cs="맑은 고딕"/>
          <w:u w:val="single"/>
          <w:lang w:eastAsia="ko-KR"/>
        </w:rPr>
        <w:t xml:space="preserve"> </w:t>
      </w:r>
      <w:r w:rsidRPr="0026150E">
        <w:rPr>
          <w:rFonts w:ascii="맑은 고딕" w:eastAsia="맑은 고딕" w:hAnsi="맑은 고딕" w:cs="맑은 고딕" w:hint="eastAsia"/>
          <w:lang w:eastAsia="ko-KR"/>
        </w:rPr>
        <w:t xml:space="preserve">해당 기재 역시 </w:t>
      </w:r>
      <w:r w:rsidRPr="00C41DE4">
        <w:rPr>
          <w:rFonts w:ascii="맑은 고딕" w:eastAsia="맑은 고딕" w:hAnsi="맑은 고딕" w:cs="맑은 고딕" w:hint="eastAsia"/>
          <w:u w:val="single"/>
          <w:lang w:eastAsia="ko-KR"/>
        </w:rPr>
        <w:t>넓은 권리 범위 확보를 위하여</w:t>
      </w:r>
      <w:r w:rsidR="00F87851" w:rsidRPr="00C41DE4">
        <w:rPr>
          <w:rFonts w:ascii="맑은 고딕" w:eastAsia="맑은 고딕" w:hAnsi="맑은 고딕" w:cs="맑은 고딕"/>
          <w:u w:val="single"/>
          <w:lang w:eastAsia="ko-KR"/>
        </w:rPr>
        <w:t xml:space="preserve"> </w:t>
      </w:r>
      <w:proofErr w:type="spellStart"/>
      <w:r w:rsidR="00F87851" w:rsidRPr="00C41DE4">
        <w:rPr>
          <w:rFonts w:ascii="맑은 고딕" w:eastAsia="맑은 고딕" w:hAnsi="맑은 고딕" w:cs="맑은 고딕" w:hint="eastAsia"/>
          <w:u w:val="single"/>
          <w:lang w:eastAsia="ko-KR"/>
        </w:rPr>
        <w:t>종속항</w:t>
      </w:r>
      <w:proofErr w:type="spellEnd"/>
      <w:r w:rsidR="00F87851" w:rsidRPr="00C41DE4">
        <w:rPr>
          <w:rFonts w:ascii="맑은 고딕" w:eastAsia="맑은 고딕" w:hAnsi="맑은 고딕" w:cs="맑은 고딕" w:hint="eastAsia"/>
          <w:u w:val="single"/>
          <w:lang w:eastAsia="ko-KR"/>
        </w:rPr>
        <w:t xml:space="preserve">(청구항 </w:t>
      </w:r>
      <w:r w:rsidR="00F87851" w:rsidRPr="00C41DE4">
        <w:rPr>
          <w:rFonts w:ascii="맑은 고딕" w:eastAsia="맑은 고딕" w:hAnsi="맑은 고딕" w:cs="맑은 고딕"/>
          <w:u w:val="single"/>
          <w:lang w:eastAsia="ko-KR"/>
        </w:rPr>
        <w:t>9</w:t>
      </w:r>
      <w:r w:rsidR="00F87851" w:rsidRPr="00C41DE4">
        <w:rPr>
          <w:rFonts w:ascii="맑은 고딕" w:eastAsia="맑은 고딕" w:hAnsi="맑은 고딕" w:cs="맑은 고딕" w:hint="eastAsia"/>
          <w:u w:val="single"/>
          <w:lang w:eastAsia="ko-KR"/>
        </w:rPr>
        <w:t>항)에 기재</w:t>
      </w:r>
      <w:r w:rsidR="00F87851" w:rsidRPr="0026150E">
        <w:rPr>
          <w:rFonts w:ascii="맑은 고딕" w:eastAsia="맑은 고딕" w:hAnsi="맑은 고딕" w:cs="맑은 고딕" w:hint="eastAsia"/>
          <w:lang w:eastAsia="ko-KR"/>
        </w:rPr>
        <w:t>하였습니다.</w:t>
      </w:r>
    </w:p>
    <w:p w14:paraId="6AEA16E6" w14:textId="77777777" w:rsidR="002C5FDB" w:rsidRPr="0026150E" w:rsidRDefault="002C5FDB" w:rsidP="00C41DE4">
      <w:pPr>
        <w:spacing w:line="276" w:lineRule="auto"/>
        <w:ind w:firstLine="800"/>
        <w:jc w:val="both"/>
        <w:rPr>
          <w:rFonts w:ascii="맑은 고딕" w:eastAsia="맑은 고딕" w:hAnsi="맑은 고딕" w:cs="맑은 고딕"/>
          <w:lang w:eastAsia="ko-KR"/>
        </w:rPr>
      </w:pPr>
    </w:p>
    <w:p w14:paraId="2BB67F57" w14:textId="450AA689" w:rsidR="00F87851" w:rsidRPr="0026150E" w:rsidRDefault="00F87851" w:rsidP="00C41DE4">
      <w:pPr>
        <w:spacing w:line="276" w:lineRule="auto"/>
        <w:ind w:firstLine="800"/>
        <w:jc w:val="both"/>
        <w:rPr>
          <w:rFonts w:ascii="맑은 고딕" w:eastAsia="맑은 고딕" w:hAnsi="맑은 고딕" w:cs="맑은 고딕"/>
          <w:lang w:eastAsia="ko-KR"/>
        </w:rPr>
      </w:pPr>
      <w:r w:rsidRPr="0026150E">
        <w:rPr>
          <w:rFonts w:ascii="맑은 고딕" w:eastAsia="맑은 고딕" w:hAnsi="맑은 고딕" w:cs="맑은 고딕" w:hint="eastAsia"/>
          <w:lang w:eastAsia="ko-KR"/>
        </w:rPr>
        <w:t>-</w:t>
      </w:r>
      <w:r w:rsidRPr="0026150E">
        <w:rPr>
          <w:rFonts w:ascii="맑은 고딕" w:eastAsia="맑은 고딕" w:hAnsi="맑은 고딕" w:cs="맑은 고딕"/>
          <w:lang w:eastAsia="ko-KR"/>
        </w:rPr>
        <w:t xml:space="preserve">. </w:t>
      </w:r>
      <w:r w:rsidR="0026150E" w:rsidRPr="0026150E">
        <w:rPr>
          <w:rFonts w:ascii="맑은 고딕" w:eastAsia="맑은 고딕" w:hAnsi="맑은 고딕" w:cs="맑은 고딕" w:hint="eastAsia"/>
          <w:lang w:eastAsia="ko-KR"/>
        </w:rPr>
        <w:t xml:space="preserve">이러한 </w:t>
      </w:r>
      <w:proofErr w:type="spellStart"/>
      <w:r w:rsidR="0026150E" w:rsidRPr="0026150E">
        <w:rPr>
          <w:rFonts w:ascii="맑은 고딕" w:eastAsia="맑은 고딕" w:hAnsi="맑은 고딕" w:cs="맑은 고딕" w:hint="eastAsia"/>
          <w:lang w:eastAsia="ko-KR"/>
        </w:rPr>
        <w:t>독립항</w:t>
      </w:r>
      <w:proofErr w:type="spellEnd"/>
      <w:r w:rsidR="0026150E" w:rsidRPr="0026150E">
        <w:rPr>
          <w:rFonts w:ascii="맑은 고딕" w:eastAsia="맑은 고딕" w:hAnsi="맑은 고딕" w:cs="맑은 고딕" w:hint="eastAsia"/>
          <w:lang w:eastAsia="ko-KR"/>
        </w:rPr>
        <w:t>-종속항의 기재를 통하여,</w:t>
      </w:r>
      <w:r w:rsidR="0026150E" w:rsidRPr="0026150E">
        <w:rPr>
          <w:rFonts w:ascii="맑은 고딕" w:eastAsia="맑은 고딕" w:hAnsi="맑은 고딕" w:cs="맑은 고딕"/>
          <w:lang w:eastAsia="ko-KR"/>
        </w:rPr>
        <w:t xml:space="preserve"> </w:t>
      </w:r>
      <w:r w:rsidR="0026150E" w:rsidRPr="00C41DE4">
        <w:rPr>
          <w:rFonts w:ascii="맑은 고딕" w:eastAsia="맑은 고딕" w:hAnsi="맑은 고딕" w:cs="맑은 고딕" w:hint="eastAsia"/>
          <w:u w:val="single"/>
          <w:lang w:eastAsia="ko-KR"/>
        </w:rPr>
        <w:t>독립항을 이용하여 넓은 권리 범위로 보호받고,</w:t>
      </w:r>
      <w:r w:rsidR="0026150E" w:rsidRPr="00C41DE4">
        <w:rPr>
          <w:rFonts w:ascii="맑은 고딕" w:eastAsia="맑은 고딕" w:hAnsi="맑은 고딕" w:cs="맑은 고딕"/>
          <w:u w:val="single"/>
          <w:lang w:eastAsia="ko-KR"/>
        </w:rPr>
        <w:t xml:space="preserve"> </w:t>
      </w:r>
      <w:r w:rsidR="0026150E" w:rsidRPr="00C41DE4">
        <w:rPr>
          <w:rFonts w:ascii="맑은 고딕" w:eastAsia="맑은 고딕" w:hAnsi="맑은 고딕" w:cs="맑은 고딕" w:hint="eastAsia"/>
          <w:u w:val="single"/>
          <w:lang w:eastAsia="ko-KR"/>
        </w:rPr>
        <w:t>구체적인 기술적 특징이나 실시예는 종속항을 이용하여 보호</w:t>
      </w:r>
      <w:r w:rsidR="0026150E" w:rsidRPr="0026150E">
        <w:rPr>
          <w:rFonts w:ascii="맑은 고딕" w:eastAsia="맑은 고딕" w:hAnsi="맑은 고딕" w:cs="맑은 고딕" w:hint="eastAsia"/>
          <w:lang w:eastAsia="ko-KR"/>
        </w:rPr>
        <w:t>받고자</w:t>
      </w:r>
      <w:r w:rsidR="0026150E" w:rsidRPr="0026150E">
        <w:rPr>
          <w:rFonts w:ascii="맑은 고딕" w:eastAsia="맑은 고딕" w:hAnsi="맑은 고딕" w:cs="맑은 고딕"/>
          <w:lang w:eastAsia="ko-KR"/>
        </w:rPr>
        <w:t xml:space="preserve"> </w:t>
      </w:r>
      <w:r w:rsidR="0026150E" w:rsidRPr="0026150E">
        <w:rPr>
          <w:rFonts w:ascii="맑은 고딕" w:eastAsia="맑은 고딕" w:hAnsi="맑은 고딕" w:cs="맑은 고딕" w:hint="eastAsia"/>
          <w:lang w:eastAsia="ko-KR"/>
        </w:rPr>
        <w:t>합니다.</w:t>
      </w:r>
    </w:p>
    <w:p w14:paraId="769D11F4" w14:textId="15031538" w:rsidR="0026150E" w:rsidRPr="0026150E" w:rsidRDefault="0026150E" w:rsidP="00C41DE4">
      <w:pPr>
        <w:spacing w:line="276" w:lineRule="auto"/>
        <w:ind w:firstLine="800"/>
        <w:jc w:val="both"/>
        <w:rPr>
          <w:rFonts w:ascii="맑은 고딕" w:eastAsia="맑은 고딕" w:hAnsi="맑은 고딕" w:cs="맑은 고딕"/>
          <w:lang w:eastAsia="ko-KR"/>
        </w:rPr>
      </w:pPr>
      <w:r w:rsidRPr="0026150E">
        <w:rPr>
          <w:rFonts w:ascii="맑은 고딕" w:eastAsia="맑은 고딕" w:hAnsi="맑은 고딕" w:cs="맑은 고딕" w:hint="eastAsia"/>
          <w:lang w:eastAsia="ko-KR"/>
        </w:rPr>
        <w:t>-</w:t>
      </w:r>
      <w:r w:rsidRPr="0026150E">
        <w:rPr>
          <w:rFonts w:ascii="맑은 고딕" w:eastAsia="맑은 고딕" w:hAnsi="맑은 고딕" w:cs="맑은 고딕"/>
          <w:lang w:eastAsia="ko-KR"/>
        </w:rPr>
        <w:t xml:space="preserve">. </w:t>
      </w:r>
      <w:r w:rsidRPr="0026150E">
        <w:rPr>
          <w:rFonts w:ascii="맑은 고딕" w:eastAsia="맑은 고딕" w:hAnsi="맑은 고딕" w:cs="맑은 고딕" w:hint="eastAsia"/>
          <w:lang w:eastAsia="ko-KR"/>
        </w:rPr>
        <w:t>추후,</w:t>
      </w:r>
      <w:r w:rsidRPr="0026150E">
        <w:rPr>
          <w:rFonts w:ascii="맑은 고딕" w:eastAsia="맑은 고딕" w:hAnsi="맑은 고딕" w:cs="맑은 고딕"/>
          <w:lang w:eastAsia="ko-KR"/>
        </w:rPr>
        <w:t xml:space="preserve"> </w:t>
      </w:r>
      <w:r w:rsidRPr="00C41DE4">
        <w:rPr>
          <w:rFonts w:ascii="맑은 고딕" w:eastAsia="맑은 고딕" w:hAnsi="맑은 고딕" w:cs="맑은 고딕" w:hint="eastAsia"/>
          <w:u w:val="single"/>
          <w:lang w:eastAsia="ko-KR"/>
        </w:rPr>
        <w:t>등록 단계에서 필요 시 종속항에 기재한 특징을 이용하여 심사관의 거절 이유에 대응</w:t>
      </w:r>
      <w:r w:rsidRPr="0026150E">
        <w:rPr>
          <w:rFonts w:ascii="맑은 고딕" w:eastAsia="맑은 고딕" w:hAnsi="맑은 고딕" w:cs="맑은 고딕" w:hint="eastAsia"/>
          <w:lang w:eastAsia="ko-KR"/>
        </w:rPr>
        <w:t>할 수 있습니다.</w:t>
      </w:r>
    </w:p>
    <w:p w14:paraId="14D7A0C6" w14:textId="77777777" w:rsidR="00B51F83" w:rsidRPr="00C30DE1" w:rsidRDefault="00B51F83">
      <w:pPr>
        <w:pBdr>
          <w:top w:val="nil"/>
          <w:left w:val="nil"/>
          <w:bottom w:val="nil"/>
          <w:right w:val="nil"/>
          <w:between w:val="nil"/>
        </w:pBdr>
        <w:spacing w:line="360" w:lineRule="auto"/>
        <w:rPr>
          <w:rFonts w:ascii="맑은 고딕" w:eastAsia="맑은 고딕" w:hAnsi="맑은 고딕" w:cs="맑은 고딕"/>
          <w:color w:val="000000"/>
          <w:lang w:eastAsia="ko-KR"/>
        </w:rPr>
      </w:pPr>
    </w:p>
    <w:p w14:paraId="6E0907D3" w14:textId="146F58A2" w:rsidR="009C3832" w:rsidRDefault="00F96DF9" w:rsidP="008A61ED">
      <w:pPr>
        <w:spacing w:line="360" w:lineRule="auto"/>
        <w:ind w:firstLine="800"/>
        <w:jc w:val="both"/>
        <w:rPr>
          <w:rFonts w:ascii="맑은 고딕" w:eastAsia="맑은 고딕" w:hAnsi="맑은 고딕" w:cs="맑은 고딕"/>
          <w:highlight w:val="yellow"/>
          <w:lang w:eastAsia="ko-KR"/>
        </w:rPr>
      </w:pPr>
      <w:r w:rsidRPr="0026150E">
        <w:rPr>
          <w:rFonts w:ascii="맑은 고딕" w:eastAsia="맑은 고딕" w:hAnsi="맑은 고딕" w:cs="맑은 고딕"/>
          <w:highlight w:val="yellow"/>
          <w:lang w:eastAsia="ko-KR"/>
        </w:rPr>
        <w:t>첨부 드린 특허 명세서에 따라 특허 출원할지 여부를 답변 주시면, 특허 출원을 진행하겠습니다.</w:t>
      </w:r>
    </w:p>
    <w:p w14:paraId="1A323D88" w14:textId="5FABA849" w:rsidR="00117C6D" w:rsidRPr="009C3832" w:rsidRDefault="009C3832" w:rsidP="009C3832">
      <w:pPr>
        <w:rPr>
          <w:rFonts w:ascii="맑은 고딕" w:eastAsia="맑은 고딕" w:hAnsi="맑은 고딕" w:cs="맑은 고딕"/>
          <w:highlight w:val="yellow"/>
          <w:lang w:eastAsia="ko-KR"/>
        </w:rPr>
      </w:pPr>
      <w:r>
        <w:rPr>
          <w:rFonts w:ascii="맑은 고딕" w:eastAsia="맑은 고딕" w:hAnsi="맑은 고딕" w:cs="맑은 고딕"/>
          <w:highlight w:val="yellow"/>
          <w:lang w:eastAsia="ko-KR"/>
        </w:rPr>
        <w:br w:type="page"/>
      </w:r>
    </w:p>
    <w:p w14:paraId="6B7E1685" w14:textId="77777777" w:rsidR="00117C6D" w:rsidRPr="00C30DE1" w:rsidRDefault="00F96DF9">
      <w:pPr>
        <w:pBdr>
          <w:top w:val="nil"/>
          <w:left w:val="nil"/>
          <w:bottom w:val="nil"/>
          <w:right w:val="nil"/>
          <w:between w:val="nil"/>
        </w:pBdr>
        <w:spacing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lastRenderedPageBreak/>
        <w:t>【</w:t>
      </w:r>
      <w:commentRangeStart w:id="0"/>
      <w:r w:rsidRPr="00C30DE1">
        <w:rPr>
          <w:rFonts w:ascii="맑은 고딕" w:eastAsia="맑은 고딕" w:hAnsi="맑은 고딕" w:cs="맑은 고딕"/>
          <w:color w:val="0070C0"/>
          <w:lang w:eastAsia="ko-KR"/>
        </w:rPr>
        <w:t>명세서</w:t>
      </w:r>
      <w:commentRangeEnd w:id="0"/>
      <w:r w:rsidR="004B1812">
        <w:rPr>
          <w:rStyle w:val="ac"/>
        </w:rPr>
        <w:commentReference w:id="0"/>
      </w:r>
      <w:r w:rsidRPr="00C30DE1">
        <w:rPr>
          <w:rFonts w:ascii="맑은 고딕" w:eastAsia="맑은 고딕" w:hAnsi="맑은 고딕" w:cs="맑은 고딕"/>
          <w:color w:val="0070C0"/>
          <w:lang w:eastAsia="ko-KR"/>
        </w:rPr>
        <w:t>】</w:t>
      </w:r>
    </w:p>
    <w:p w14:paraId="5F32E9AB" w14:textId="77777777"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【발명의 명칭】</w:t>
      </w:r>
    </w:p>
    <w:p w14:paraId="3F3B40FA" w14:textId="2202405F" w:rsidR="00117C6D" w:rsidRPr="00C30DE1" w:rsidRDefault="00CD7EC0" w:rsidP="00CD7EC0">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사용자 맞춤 식단을 </w:t>
      </w:r>
      <w:r w:rsidR="00B036C2">
        <w:rPr>
          <w:rFonts w:ascii="맑은 고딕" w:eastAsia="맑은 고딕" w:hAnsi="맑은 고딕" w:cs="맑은 고딕" w:hint="eastAsia"/>
          <w:lang w:eastAsia="ko-KR"/>
        </w:rPr>
        <w:t xml:space="preserve">제공하는 시스템 장치 및 시스템 장치의 동작 방법 </w:t>
      </w:r>
      <w:r w:rsidR="00073C33" w:rsidRPr="00C30DE1">
        <w:rPr>
          <w:rFonts w:ascii="맑은 고딕" w:eastAsia="맑은 고딕" w:hAnsi="맑은 고딕" w:cs="맑은 고딕"/>
          <w:lang w:eastAsia="ko-KR"/>
        </w:rPr>
        <w:t>{</w:t>
      </w:r>
      <w:r w:rsidR="00B036C2">
        <w:rPr>
          <w:rFonts w:ascii="맑은 고딕" w:eastAsia="맑은 고딕" w:hAnsi="맑은 고딕" w:cs="맑은 고딕" w:hint="eastAsia"/>
          <w:lang w:eastAsia="ko-KR"/>
        </w:rPr>
        <w:t>S</w:t>
      </w:r>
      <w:r w:rsidR="00B036C2">
        <w:rPr>
          <w:rFonts w:ascii="맑은 고딕" w:eastAsia="맑은 고딕" w:hAnsi="맑은 고딕" w:cs="맑은 고딕"/>
          <w:lang w:eastAsia="ko-KR"/>
        </w:rPr>
        <w:t xml:space="preserve">YSTEM DEVICE FOR </w:t>
      </w:r>
      <w:r>
        <w:rPr>
          <w:rFonts w:ascii="맑은 고딕" w:eastAsia="맑은 고딕" w:hAnsi="맑은 고딕" w:cs="맑은 고딕"/>
          <w:lang w:eastAsia="ko-KR"/>
        </w:rPr>
        <w:t>PROVIDING CUSTOMIZED MEAL PLAN</w:t>
      </w:r>
      <w:r w:rsidR="00B036C2">
        <w:rPr>
          <w:rFonts w:ascii="맑은 고딕" w:eastAsia="맑은 고딕" w:hAnsi="맑은 고딕" w:cs="맑은 고딕"/>
          <w:lang w:eastAsia="ko-KR"/>
        </w:rPr>
        <w:t xml:space="preserve"> AND METHOD OF OPERATION OF THE SYSTEM DEVICE</w:t>
      </w:r>
      <w:r w:rsidR="00073C33" w:rsidRPr="00C30DE1">
        <w:rPr>
          <w:rFonts w:ascii="맑은 고딕" w:eastAsia="맑은 고딕" w:hAnsi="맑은 고딕" w:cs="맑은 고딕"/>
          <w:lang w:eastAsia="ko-KR"/>
        </w:rPr>
        <w:t>}</w:t>
      </w:r>
    </w:p>
    <w:p w14:paraId="5F389A53" w14:textId="77777777"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w:t>
      </w:r>
      <w:commentRangeStart w:id="1"/>
      <w:r w:rsidRPr="00C30DE1">
        <w:rPr>
          <w:rFonts w:ascii="맑은 고딕" w:eastAsia="맑은 고딕" w:hAnsi="맑은 고딕" w:cs="맑은 고딕"/>
          <w:color w:val="0070C0"/>
          <w:lang w:eastAsia="ko-KR"/>
        </w:rPr>
        <w:t>기술분야</w:t>
      </w:r>
      <w:commentRangeEnd w:id="1"/>
      <w:r w:rsidR="004B1812">
        <w:rPr>
          <w:rStyle w:val="ac"/>
        </w:rPr>
        <w:commentReference w:id="1"/>
      </w:r>
      <w:r w:rsidRPr="00C30DE1">
        <w:rPr>
          <w:rFonts w:ascii="맑은 고딕" w:eastAsia="맑은 고딕" w:hAnsi="맑은 고딕" w:cs="맑은 고딕"/>
          <w:color w:val="0070C0"/>
          <w:lang w:eastAsia="ko-KR"/>
        </w:rPr>
        <w:t>】</w:t>
      </w:r>
    </w:p>
    <w:p w14:paraId="289D4276" w14:textId="1FD9A758" w:rsidR="00117C6D" w:rsidRPr="00C30DE1" w:rsidRDefault="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본 발명은 </w:t>
      </w:r>
      <w:r w:rsidR="00CD7EC0">
        <w:rPr>
          <w:rFonts w:ascii="맑은 고딕" w:eastAsia="맑은 고딕" w:hAnsi="맑은 고딕" w:cs="맑은 고딕" w:hint="eastAsia"/>
          <w:lang w:eastAsia="ko-KR"/>
        </w:rPr>
        <w:t>사용자 맞춤</w:t>
      </w:r>
      <w:r w:rsidR="00B036C2">
        <w:rPr>
          <w:rFonts w:ascii="맑은 고딕" w:eastAsia="맑은 고딕" w:hAnsi="맑은 고딕" w:cs="맑은 고딕" w:hint="eastAsia"/>
          <w:lang w:eastAsia="ko-KR"/>
        </w:rPr>
        <w:t xml:space="preserve"> 식단을 제공하는 시스템 장치 및 시스템 장치의 동작 방법에 관한 것이다.</w:t>
      </w:r>
      <w:r w:rsidR="006E07EA" w:rsidRPr="00C30DE1">
        <w:rPr>
          <w:rFonts w:ascii="맑은 고딕" w:eastAsia="맑은 고딕" w:hAnsi="맑은 고딕" w:cs="맑은 고딕"/>
          <w:lang w:eastAsia="ko-KR"/>
        </w:rPr>
        <w:t xml:space="preserve"> </w:t>
      </w:r>
      <w:r w:rsidR="006E07EA" w:rsidRPr="00C30DE1">
        <w:rPr>
          <w:rFonts w:ascii="맑은 고딕" w:eastAsia="맑은 고딕" w:hAnsi="맑은 고딕" w:cs="맑은 고딕" w:hint="eastAsia"/>
          <w:lang w:eastAsia="ko-KR"/>
        </w:rPr>
        <w:t>구체적으로는,</w:t>
      </w:r>
      <w:r w:rsidR="006E07EA" w:rsidRPr="00C30DE1">
        <w:rPr>
          <w:rFonts w:ascii="맑은 고딕" w:eastAsia="맑은 고딕" w:hAnsi="맑은 고딕" w:cs="맑은 고딕"/>
          <w:lang w:eastAsia="ko-KR"/>
        </w:rPr>
        <w:t xml:space="preserve"> </w:t>
      </w:r>
      <w:r w:rsidR="00B036C2">
        <w:rPr>
          <w:rFonts w:ascii="맑은 고딕" w:eastAsia="맑은 고딕" w:hAnsi="맑은 고딕" w:cs="맑은 고딕" w:hint="eastAsia"/>
          <w:lang w:eastAsia="ko-KR"/>
        </w:rPr>
        <w:t xml:space="preserve">복수의 </w:t>
      </w:r>
      <w:r w:rsidR="00CD7EC0">
        <w:rPr>
          <w:rFonts w:ascii="맑은 고딕" w:eastAsia="맑은 고딕" w:hAnsi="맑은 고딕" w:cs="맑은 고딕" w:hint="eastAsia"/>
          <w:lang w:eastAsia="ko-KR"/>
        </w:rPr>
        <w:t xml:space="preserve">후보 </w:t>
      </w:r>
      <w:r w:rsidR="00B036C2">
        <w:rPr>
          <w:rFonts w:ascii="맑은 고딕" w:eastAsia="맑은 고딕" w:hAnsi="맑은 고딕" w:cs="맑은 고딕" w:hint="eastAsia"/>
          <w:lang w:eastAsia="ko-KR"/>
        </w:rPr>
        <w:t>식단들</w:t>
      </w:r>
      <w:r w:rsidR="00CD7EC0">
        <w:rPr>
          <w:rFonts w:ascii="맑은 고딕" w:eastAsia="맑은 고딕" w:hAnsi="맑은 고딕" w:cs="맑은 고딕" w:hint="eastAsia"/>
          <w:lang w:eastAsia="ko-KR"/>
        </w:rPr>
        <w:t>을 평가 모델을</w:t>
      </w:r>
      <w:r w:rsidR="00B036C2">
        <w:rPr>
          <w:rFonts w:ascii="맑은 고딕" w:eastAsia="맑은 고딕" w:hAnsi="맑은 고딕" w:cs="맑은 고딕" w:hint="eastAsia"/>
          <w:lang w:eastAsia="ko-KR"/>
        </w:rPr>
        <w:t xml:space="preserve"> </w:t>
      </w:r>
      <w:r w:rsidR="00CD7EC0">
        <w:rPr>
          <w:rFonts w:ascii="맑은 고딕" w:eastAsia="맑은 고딕" w:hAnsi="맑은 고딕" w:cs="맑은 고딕" w:hint="eastAsia"/>
          <w:lang w:eastAsia="ko-KR"/>
        </w:rPr>
        <w:t xml:space="preserve">통하여 </w:t>
      </w:r>
      <w:r w:rsidR="00B036C2">
        <w:rPr>
          <w:rFonts w:ascii="맑은 고딕" w:eastAsia="맑은 고딕" w:hAnsi="맑은 고딕" w:cs="맑은 고딕" w:hint="eastAsia"/>
          <w:lang w:eastAsia="ko-KR"/>
        </w:rPr>
        <w:t>평가하여,</w:t>
      </w:r>
      <w:r w:rsidR="00B036C2">
        <w:rPr>
          <w:rFonts w:ascii="맑은 고딕" w:eastAsia="맑은 고딕" w:hAnsi="맑은 고딕" w:cs="맑은 고딕"/>
          <w:lang w:eastAsia="ko-KR"/>
        </w:rPr>
        <w:t xml:space="preserve"> </w:t>
      </w:r>
      <w:r w:rsidR="00CD7EC0">
        <w:rPr>
          <w:rFonts w:ascii="맑은 고딕" w:eastAsia="맑은 고딕" w:hAnsi="맑은 고딕" w:cs="맑은 고딕" w:hint="eastAsia"/>
          <w:lang w:eastAsia="ko-KR"/>
        </w:rPr>
        <w:t>최종</w:t>
      </w:r>
      <w:r w:rsidR="00B036C2">
        <w:rPr>
          <w:rFonts w:ascii="맑은 고딕" w:eastAsia="맑은 고딕" w:hAnsi="맑은 고딕" w:cs="맑은 고딕" w:hint="eastAsia"/>
          <w:lang w:eastAsia="ko-KR"/>
        </w:rPr>
        <w:t xml:space="preserve"> 식단을 </w:t>
      </w:r>
      <w:r w:rsidR="00CD7EC0">
        <w:rPr>
          <w:rFonts w:ascii="맑은 고딕" w:eastAsia="맑은 고딕" w:hAnsi="맑은 고딕" w:cs="맑은 고딕" w:hint="eastAsia"/>
          <w:lang w:eastAsia="ko-KR"/>
        </w:rPr>
        <w:t xml:space="preserve">선별하여 </w:t>
      </w:r>
      <w:r w:rsidR="00B036C2">
        <w:rPr>
          <w:rFonts w:ascii="맑은 고딕" w:eastAsia="맑은 고딕" w:hAnsi="맑은 고딕" w:cs="맑은 고딕" w:hint="eastAsia"/>
          <w:lang w:eastAsia="ko-KR"/>
        </w:rPr>
        <w:t>제공하는 시스템 장치 및 시스템 장치의 동작 방법에 관한 것이다.</w:t>
      </w:r>
    </w:p>
    <w:p w14:paraId="4D698660" w14:textId="6454EBB0" w:rsidR="00E20741" w:rsidRPr="00E20741" w:rsidRDefault="00F96DF9" w:rsidP="00E20741">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 xml:space="preserve">【발명의 배경이 되는 </w:t>
      </w:r>
      <w:commentRangeStart w:id="2"/>
      <w:r w:rsidRPr="00C30DE1">
        <w:rPr>
          <w:rFonts w:ascii="맑은 고딕" w:eastAsia="맑은 고딕" w:hAnsi="맑은 고딕" w:cs="맑은 고딕"/>
          <w:color w:val="0070C0"/>
          <w:lang w:eastAsia="ko-KR"/>
        </w:rPr>
        <w:t>기술</w:t>
      </w:r>
      <w:commentRangeEnd w:id="2"/>
      <w:r w:rsidR="004B1812">
        <w:rPr>
          <w:rStyle w:val="ac"/>
        </w:rPr>
        <w:commentReference w:id="2"/>
      </w:r>
      <w:r w:rsidRPr="00C30DE1">
        <w:rPr>
          <w:rFonts w:ascii="맑은 고딕" w:eastAsia="맑은 고딕" w:hAnsi="맑은 고딕" w:cs="맑은 고딕"/>
          <w:color w:val="0070C0"/>
          <w:lang w:eastAsia="ko-KR"/>
        </w:rPr>
        <w:t>】</w:t>
      </w:r>
    </w:p>
    <w:p w14:paraId="3040808A" w14:textId="28E29E79" w:rsidR="00E20741" w:rsidRDefault="00E20741" w:rsidP="00E67AD2">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현대 사회에서 건강과 영양에 대한 관심이 높아짐에 따라,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개인의 영양 상태 및 건강 요구 사항 등이 반영된 식단을 제공하는 것에 대한 필요성이 높아지고 있다.</w:t>
      </w:r>
    </w:p>
    <w:p w14:paraId="6E6F37D3" w14:textId="109309E1" w:rsidR="00E20741" w:rsidRDefault="00E20741" w:rsidP="00E67AD2">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최근 들어,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기술의 발전으로 개인의 권장 영양소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섭취량과 식단에 포함된 칼로리를 비교하거나,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혹은 식단에 포함된 영양소의 균형을 고려하여 추천 식단을 제공하는 기술들이 이용되고 있다.</w:t>
      </w:r>
    </w:p>
    <w:p w14:paraId="6724326A" w14:textId="404C6FC7" w:rsidR="00BA7ECB" w:rsidRPr="00E67AD2" w:rsidRDefault="00E20741" w:rsidP="00A360A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그러나,</w:t>
      </w:r>
      <w:r>
        <w:rPr>
          <w:rFonts w:ascii="맑은 고딕" w:eastAsia="맑은 고딕" w:hAnsi="맑은 고딕" w:cs="맑은 고딕"/>
          <w:lang w:eastAsia="ko-KR"/>
        </w:rPr>
        <w:t xml:space="preserve"> </w:t>
      </w:r>
      <w:r w:rsidR="00A360A9">
        <w:rPr>
          <w:rFonts w:ascii="맑은 고딕" w:eastAsia="맑은 고딕" w:hAnsi="맑은 고딕" w:cs="맑은 고딕" w:hint="eastAsia"/>
          <w:lang w:eastAsia="ko-KR"/>
        </w:rPr>
        <w:t xml:space="preserve">이 경우 </w:t>
      </w:r>
      <w:r w:rsidR="000F7904">
        <w:rPr>
          <w:rFonts w:ascii="맑은 고딕" w:eastAsia="맑은 고딕" w:hAnsi="맑은 고딕" w:cs="맑은 고딕" w:hint="eastAsia"/>
          <w:lang w:eastAsia="ko-KR"/>
        </w:rPr>
        <w:t>개인의 신체 조건이나 연령,</w:t>
      </w:r>
      <w:r w:rsidR="000F7904">
        <w:rPr>
          <w:rFonts w:ascii="맑은 고딕" w:eastAsia="맑은 고딕" w:hAnsi="맑은 고딕" w:cs="맑은 고딕"/>
          <w:lang w:eastAsia="ko-KR"/>
        </w:rPr>
        <w:t xml:space="preserve"> </w:t>
      </w:r>
      <w:r w:rsidR="000F7904">
        <w:rPr>
          <w:rFonts w:ascii="맑은 고딕" w:eastAsia="맑은 고딕" w:hAnsi="맑은 고딕" w:cs="맑은 고딕" w:hint="eastAsia"/>
          <w:lang w:eastAsia="ko-KR"/>
        </w:rPr>
        <w:t>선호도 등을 고려하지 못하고 다수의 집단을 위한 식단이 추천 식단으로 제공되거나,</w:t>
      </w:r>
      <w:r w:rsidR="000F7904">
        <w:rPr>
          <w:rFonts w:ascii="맑은 고딕" w:eastAsia="맑은 고딕" w:hAnsi="맑은 고딕" w:cs="맑은 고딕"/>
          <w:lang w:eastAsia="ko-KR"/>
        </w:rPr>
        <w:t xml:space="preserve"> </w:t>
      </w:r>
      <w:r w:rsidR="000F7904">
        <w:rPr>
          <w:rFonts w:ascii="맑은 고딕" w:eastAsia="맑은 고딕" w:hAnsi="맑은 고딕" w:cs="맑은 고딕" w:hint="eastAsia"/>
          <w:lang w:eastAsia="ko-KR"/>
        </w:rPr>
        <w:t>개인의 선호도를 고려하지 못한 식단이 추천 식단으로 제공되거나,</w:t>
      </w:r>
      <w:r w:rsidR="000F7904">
        <w:rPr>
          <w:rFonts w:ascii="맑은 고딕" w:eastAsia="맑은 고딕" w:hAnsi="맑은 고딕" w:cs="맑은 고딕"/>
          <w:lang w:eastAsia="ko-KR"/>
        </w:rPr>
        <w:t xml:space="preserve"> </w:t>
      </w:r>
      <w:r w:rsidR="000F7904">
        <w:rPr>
          <w:rFonts w:ascii="맑은 고딕" w:eastAsia="맑은 고딕" w:hAnsi="맑은 고딕" w:cs="맑은 고딕" w:hint="eastAsia"/>
          <w:lang w:eastAsia="ko-KR"/>
        </w:rPr>
        <w:t>혹은 영양 만을 고려하여 음식 메뉴들 간의 조합을 고려하지 못한 식단이 추천 식단으로 제공될 수 있다.</w:t>
      </w:r>
    </w:p>
    <w:p w14:paraId="47244CAD" w14:textId="77777777"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【선행기술문헌】</w:t>
      </w:r>
    </w:p>
    <w:p w14:paraId="569E5559" w14:textId="51CB3497" w:rsidR="00117C6D"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lastRenderedPageBreak/>
        <w:t>【특허문헌】</w:t>
      </w:r>
    </w:p>
    <w:p w14:paraId="7BAD59AC" w14:textId="0298A88B" w:rsidR="00B510A3" w:rsidRPr="00C30DE1" w:rsidRDefault="003C56D8">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Pr>
          <w:rFonts w:ascii="맑은 고딕" w:eastAsia="맑은 고딕" w:hint="eastAsia"/>
          <w:lang w:eastAsia="ko-KR"/>
        </w:rPr>
        <w:t>공개</w:t>
      </w:r>
      <w:r w:rsidR="00B510A3">
        <w:rPr>
          <w:rFonts w:ascii="맑은 고딕" w:eastAsia="맑은 고딕" w:hint="eastAsia"/>
          <w:lang w:eastAsia="ko-KR"/>
        </w:rPr>
        <w:t>번호</w:t>
      </w:r>
      <w:r w:rsidR="00B510A3" w:rsidRPr="00DC5A57">
        <w:rPr>
          <w:rFonts w:ascii="맑은 고딕" w:eastAsia="맑은 고딕" w:hint="eastAsia"/>
          <w:lang w:eastAsia="ko-KR"/>
        </w:rPr>
        <w:t xml:space="preserve"> </w:t>
      </w:r>
      <w:r w:rsidR="00E67AD2">
        <w:rPr>
          <w:rFonts w:ascii="맑은 고딕" w:eastAsia="맑은 고딕" w:hint="eastAsia"/>
          <w:lang w:eastAsia="ko-KR"/>
        </w:rPr>
        <w:t>K</w:t>
      </w:r>
      <w:r w:rsidR="00E67AD2">
        <w:rPr>
          <w:rFonts w:ascii="맑은 고딕" w:eastAsia="맑은 고딕"/>
          <w:lang w:eastAsia="ko-KR"/>
        </w:rPr>
        <w:t>R10</w:t>
      </w:r>
      <w:r w:rsidR="00B510A3">
        <w:rPr>
          <w:rFonts w:ascii="맑은 고딕" w:eastAsia="맑은 고딕" w:hint="eastAsia"/>
          <w:lang w:eastAsia="ko-KR"/>
        </w:rPr>
        <w:t>-</w:t>
      </w:r>
      <w:r>
        <w:rPr>
          <w:rFonts w:ascii="맑은 고딕" w:eastAsia="맑은 고딕"/>
          <w:lang w:eastAsia="ko-KR"/>
        </w:rPr>
        <w:t>20</w:t>
      </w:r>
      <w:r w:rsidR="00EE14D1">
        <w:rPr>
          <w:rFonts w:ascii="맑은 고딕" w:eastAsia="맑은 고딕"/>
          <w:lang w:eastAsia="ko-KR"/>
        </w:rPr>
        <w:t>21</w:t>
      </w:r>
      <w:r>
        <w:rPr>
          <w:rFonts w:ascii="맑은 고딕" w:eastAsia="맑은 고딕"/>
          <w:lang w:eastAsia="ko-KR"/>
        </w:rPr>
        <w:t>-</w:t>
      </w:r>
      <w:r w:rsidR="00EE14D1">
        <w:rPr>
          <w:rFonts w:ascii="맑은 고딕" w:eastAsia="맑은 고딕"/>
          <w:lang w:eastAsia="ko-KR"/>
        </w:rPr>
        <w:t>0018619</w:t>
      </w:r>
      <w:r w:rsidR="00B510A3" w:rsidRPr="00DC5A57">
        <w:rPr>
          <w:rFonts w:ascii="맑은 고딕" w:eastAsia="맑은 고딕" w:hint="eastAsia"/>
          <w:lang w:eastAsia="ko-KR"/>
        </w:rPr>
        <w:t xml:space="preserve"> </w:t>
      </w:r>
      <w:r w:rsidR="00B510A3">
        <w:rPr>
          <w:rFonts w:ascii="맑은 고딕" w:eastAsia="맑은 고딕"/>
          <w:lang w:eastAsia="ko-KR"/>
        </w:rPr>
        <w:t>(</w:t>
      </w:r>
      <w:r>
        <w:rPr>
          <w:rFonts w:ascii="맑은 고딕" w:eastAsia="맑은 고딕" w:hint="eastAsia"/>
          <w:lang w:eastAsia="ko-KR"/>
        </w:rPr>
        <w:t>공개</w:t>
      </w:r>
      <w:r w:rsidR="00B510A3">
        <w:rPr>
          <w:rFonts w:ascii="맑은 고딕" w:eastAsia="맑은 고딕" w:hint="eastAsia"/>
          <w:lang w:eastAsia="ko-KR"/>
        </w:rPr>
        <w:t xml:space="preserve">일자: </w:t>
      </w:r>
      <w:r w:rsidR="00B510A3">
        <w:rPr>
          <w:rFonts w:ascii="맑은 고딕" w:eastAsia="맑은 고딕"/>
          <w:lang w:eastAsia="ko-KR"/>
        </w:rPr>
        <w:t>20</w:t>
      </w:r>
      <w:r w:rsidR="00EE14D1">
        <w:rPr>
          <w:rFonts w:ascii="맑은 고딕" w:eastAsia="맑은 고딕"/>
          <w:lang w:eastAsia="ko-KR"/>
        </w:rPr>
        <w:t>21</w:t>
      </w:r>
      <w:r w:rsidR="00B510A3">
        <w:rPr>
          <w:rFonts w:ascii="맑은 고딕" w:eastAsia="맑은 고딕" w:hint="eastAsia"/>
          <w:lang w:eastAsia="ko-KR"/>
        </w:rPr>
        <w:t xml:space="preserve">년 </w:t>
      </w:r>
      <w:r w:rsidR="00E67AD2">
        <w:rPr>
          <w:rFonts w:ascii="맑은 고딕" w:eastAsia="맑은 고딕"/>
          <w:lang w:eastAsia="ko-KR"/>
        </w:rPr>
        <w:t>0</w:t>
      </w:r>
      <w:r>
        <w:rPr>
          <w:rFonts w:ascii="맑은 고딕" w:eastAsia="맑은 고딕"/>
          <w:lang w:eastAsia="ko-KR"/>
        </w:rPr>
        <w:t>2</w:t>
      </w:r>
      <w:r w:rsidR="00B510A3">
        <w:rPr>
          <w:rFonts w:ascii="맑은 고딕" w:eastAsia="맑은 고딕" w:hint="eastAsia"/>
          <w:lang w:eastAsia="ko-KR"/>
        </w:rPr>
        <w:t xml:space="preserve">월 </w:t>
      </w:r>
      <w:r w:rsidR="00EE14D1">
        <w:rPr>
          <w:rFonts w:ascii="맑은 고딕" w:eastAsia="맑은 고딕"/>
          <w:lang w:eastAsia="ko-KR"/>
        </w:rPr>
        <w:t>18</w:t>
      </w:r>
      <w:commentRangeStart w:id="3"/>
      <w:r w:rsidR="00B510A3">
        <w:rPr>
          <w:rFonts w:ascii="맑은 고딕" w:eastAsia="맑은 고딕" w:hint="eastAsia"/>
          <w:lang w:eastAsia="ko-KR"/>
        </w:rPr>
        <w:t>일</w:t>
      </w:r>
      <w:commentRangeEnd w:id="3"/>
      <w:r w:rsidR="004B1812">
        <w:rPr>
          <w:rStyle w:val="ac"/>
        </w:rPr>
        <w:commentReference w:id="3"/>
      </w:r>
      <w:r w:rsidR="00B510A3">
        <w:rPr>
          <w:rFonts w:ascii="맑은 고딕" w:eastAsia="맑은 고딕"/>
          <w:lang w:eastAsia="ko-KR"/>
        </w:rPr>
        <w:t>)</w:t>
      </w:r>
    </w:p>
    <w:p w14:paraId="105EE4F3" w14:textId="77777777"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【발명의 내용】</w:t>
      </w:r>
    </w:p>
    <w:p w14:paraId="2381F0B5" w14:textId="61AE1F82" w:rsidR="00117C6D"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 xml:space="preserve">【해결하고자 하는 </w:t>
      </w:r>
      <w:commentRangeStart w:id="4"/>
      <w:r w:rsidRPr="00C30DE1">
        <w:rPr>
          <w:rFonts w:ascii="맑은 고딕" w:eastAsia="맑은 고딕" w:hAnsi="맑은 고딕" w:cs="맑은 고딕"/>
          <w:color w:val="0070C0"/>
          <w:lang w:eastAsia="ko-KR"/>
        </w:rPr>
        <w:t>과제</w:t>
      </w:r>
      <w:commentRangeEnd w:id="4"/>
      <w:r w:rsidR="004B1812">
        <w:rPr>
          <w:rStyle w:val="ac"/>
        </w:rPr>
        <w:commentReference w:id="4"/>
      </w:r>
      <w:r w:rsidRPr="00C30DE1">
        <w:rPr>
          <w:rFonts w:ascii="맑은 고딕" w:eastAsia="맑은 고딕" w:hAnsi="맑은 고딕" w:cs="맑은 고딕"/>
          <w:color w:val="0070C0"/>
          <w:lang w:eastAsia="ko-KR"/>
        </w:rPr>
        <w:t>】</w:t>
      </w:r>
    </w:p>
    <w:p w14:paraId="26CDFB8A" w14:textId="6A48911E" w:rsidR="00E57579" w:rsidRDefault="00C07CC3" w:rsidP="00D9496D">
      <w:pPr>
        <w:pBdr>
          <w:top w:val="nil"/>
          <w:left w:val="nil"/>
          <w:bottom w:val="nil"/>
          <w:right w:val="nil"/>
          <w:between w:val="nil"/>
        </w:pBdr>
        <w:spacing w:line="360" w:lineRule="auto"/>
        <w:ind w:firstLine="720"/>
        <w:jc w:val="both"/>
        <w:rPr>
          <w:rFonts w:asciiTheme="minorHAnsi" w:eastAsiaTheme="minorHAnsi" w:hAnsiTheme="minorHAnsi" w:cs="굴림"/>
          <w:color w:val="000000"/>
          <w:lang w:eastAsia="ko-KR"/>
        </w:rPr>
      </w:pPr>
      <w:r>
        <w:rPr>
          <w:rFonts w:asciiTheme="minorHAnsi" w:eastAsiaTheme="minorHAnsi" w:hAnsiTheme="minorHAnsi" w:cs="굴림" w:hint="eastAsia"/>
          <w:color w:val="000000"/>
          <w:lang w:eastAsia="ko-KR"/>
        </w:rPr>
        <w:t>사용자에게 최종 식단을 제공함에 있어,</w:t>
      </w:r>
      <w:r>
        <w:rPr>
          <w:rFonts w:asciiTheme="minorHAnsi" w:eastAsiaTheme="minorHAnsi" w:hAnsiTheme="minorHAnsi" w:cs="굴림"/>
          <w:color w:val="000000"/>
          <w:lang w:eastAsia="ko-KR"/>
        </w:rPr>
        <w:t xml:space="preserve"> </w:t>
      </w:r>
      <w:r>
        <w:rPr>
          <w:rFonts w:asciiTheme="minorHAnsi" w:eastAsiaTheme="minorHAnsi" w:hAnsiTheme="minorHAnsi" w:cs="굴림" w:hint="eastAsia"/>
          <w:color w:val="000000"/>
          <w:lang w:eastAsia="ko-KR"/>
        </w:rPr>
        <w:t>사용자의 개인 정보나 사용자의 선호 식사 유형을 고려하여 사용자에게 적절한 식단을 제공할 수 있다.</w:t>
      </w:r>
    </w:p>
    <w:p w14:paraId="3CA4A076" w14:textId="2D126BEE" w:rsidR="00E57579" w:rsidRDefault="00C07CC3" w:rsidP="00C07CC3">
      <w:pPr>
        <w:pBdr>
          <w:top w:val="nil"/>
          <w:left w:val="nil"/>
          <w:bottom w:val="nil"/>
          <w:right w:val="nil"/>
          <w:between w:val="nil"/>
        </w:pBdr>
        <w:spacing w:line="360" w:lineRule="auto"/>
        <w:ind w:firstLine="720"/>
        <w:jc w:val="both"/>
        <w:rPr>
          <w:rFonts w:asciiTheme="minorHAnsi" w:eastAsiaTheme="minorHAnsi" w:hAnsiTheme="minorHAnsi" w:cs="굴림"/>
          <w:color w:val="000000"/>
          <w:lang w:eastAsia="ko-KR"/>
        </w:rPr>
      </w:pPr>
      <w:r>
        <w:rPr>
          <w:rFonts w:asciiTheme="minorHAnsi" w:eastAsiaTheme="minorHAnsi" w:hAnsiTheme="minorHAnsi" w:cs="굴림" w:hint="eastAsia"/>
          <w:color w:val="000000"/>
          <w:lang w:eastAsia="ko-KR"/>
        </w:rPr>
        <w:t>이 과정에서,</w:t>
      </w:r>
      <w:r>
        <w:rPr>
          <w:rFonts w:asciiTheme="minorHAnsi" w:eastAsiaTheme="minorHAnsi" w:hAnsiTheme="minorHAnsi" w:cs="굴림"/>
          <w:color w:val="000000"/>
          <w:lang w:eastAsia="ko-KR"/>
        </w:rPr>
        <w:t xml:space="preserve"> </w:t>
      </w:r>
      <w:r>
        <w:rPr>
          <w:rFonts w:asciiTheme="minorHAnsi" w:eastAsiaTheme="minorHAnsi" w:hAnsiTheme="minorHAnsi" w:cs="굴림" w:hint="eastAsia"/>
          <w:color w:val="000000"/>
          <w:lang w:eastAsia="ko-KR"/>
        </w:rPr>
        <w:t>사용자의 선호 식사 유형에 기초하여 복수의 후보 식단들을 생성하고,</w:t>
      </w:r>
      <w:r>
        <w:rPr>
          <w:rFonts w:asciiTheme="minorHAnsi" w:eastAsiaTheme="minorHAnsi" w:hAnsiTheme="minorHAnsi" w:cs="굴림"/>
          <w:color w:val="000000"/>
          <w:lang w:eastAsia="ko-KR"/>
        </w:rPr>
        <w:t xml:space="preserve"> </w:t>
      </w:r>
      <w:r>
        <w:rPr>
          <w:rFonts w:asciiTheme="minorHAnsi" w:eastAsiaTheme="minorHAnsi" w:hAnsiTheme="minorHAnsi" w:cs="굴림" w:hint="eastAsia"/>
          <w:color w:val="000000"/>
          <w:lang w:eastAsia="ko-KR"/>
        </w:rPr>
        <w:t>복수의 후보 식단들 각각에 대하여 영양,</w:t>
      </w:r>
      <w:r>
        <w:rPr>
          <w:rFonts w:asciiTheme="minorHAnsi" w:eastAsiaTheme="minorHAnsi" w:hAnsiTheme="minorHAnsi" w:cs="굴림"/>
          <w:color w:val="000000"/>
          <w:lang w:eastAsia="ko-KR"/>
        </w:rPr>
        <w:t xml:space="preserve"> </w:t>
      </w:r>
      <w:r>
        <w:rPr>
          <w:rFonts w:asciiTheme="minorHAnsi" w:eastAsiaTheme="minorHAnsi" w:hAnsiTheme="minorHAnsi" w:cs="굴림" w:hint="eastAsia"/>
          <w:color w:val="000000"/>
          <w:lang w:eastAsia="ko-KR"/>
        </w:rPr>
        <w:t>사용자의 선호도,</w:t>
      </w:r>
      <w:r>
        <w:rPr>
          <w:rFonts w:asciiTheme="minorHAnsi" w:eastAsiaTheme="minorHAnsi" w:hAnsiTheme="minorHAnsi" w:cs="굴림"/>
          <w:color w:val="000000"/>
          <w:lang w:eastAsia="ko-KR"/>
        </w:rPr>
        <w:t xml:space="preserve"> </w:t>
      </w:r>
      <w:r>
        <w:rPr>
          <w:rFonts w:asciiTheme="minorHAnsi" w:eastAsiaTheme="minorHAnsi" w:hAnsiTheme="minorHAnsi" w:cs="굴림" w:hint="eastAsia"/>
          <w:color w:val="000000"/>
          <w:lang w:eastAsia="ko-KR"/>
        </w:rPr>
        <w:t>식단 내에 포함된 음식 메뉴들 간의 조합을 모두 고려하여 최종 식단을 선별하여 사용자에게 제공할 수 있다</w:t>
      </w:r>
      <w:r>
        <w:rPr>
          <w:rFonts w:asciiTheme="minorHAnsi" w:eastAsiaTheme="minorHAnsi" w:hAnsiTheme="minorHAnsi" w:cs="굴림"/>
          <w:color w:val="000000"/>
          <w:lang w:eastAsia="ko-KR"/>
        </w:rPr>
        <w:t>.</w:t>
      </w:r>
    </w:p>
    <w:p w14:paraId="5ADC807E" w14:textId="3072F6A8" w:rsidR="00E57579" w:rsidRDefault="00E57579" w:rsidP="00C07CC3">
      <w:pPr>
        <w:pBdr>
          <w:top w:val="nil"/>
          <w:left w:val="nil"/>
          <w:bottom w:val="nil"/>
          <w:right w:val="nil"/>
          <w:between w:val="nil"/>
        </w:pBdr>
        <w:spacing w:line="360" w:lineRule="auto"/>
        <w:ind w:firstLine="720"/>
        <w:jc w:val="both"/>
        <w:rPr>
          <w:rFonts w:asciiTheme="minorHAnsi" w:eastAsiaTheme="minorHAnsi" w:hAnsiTheme="minorHAnsi" w:cs="굴림"/>
          <w:color w:val="000000"/>
          <w:lang w:eastAsia="ko-KR"/>
        </w:rPr>
      </w:pPr>
      <w:r>
        <w:rPr>
          <w:rFonts w:asciiTheme="minorHAnsi" w:eastAsiaTheme="minorHAnsi" w:hAnsiTheme="minorHAnsi" w:cs="굴림" w:hint="eastAsia"/>
          <w:color w:val="000000"/>
          <w:lang w:eastAsia="ko-KR"/>
        </w:rPr>
        <w:t>또한,</w:t>
      </w:r>
      <w:r>
        <w:rPr>
          <w:rFonts w:asciiTheme="minorHAnsi" w:eastAsiaTheme="minorHAnsi" w:hAnsiTheme="minorHAnsi" w:cs="굴림"/>
          <w:color w:val="000000"/>
          <w:lang w:eastAsia="ko-KR"/>
        </w:rPr>
        <w:t xml:space="preserve"> </w:t>
      </w:r>
      <w:r w:rsidR="00C07CC3">
        <w:rPr>
          <w:rFonts w:asciiTheme="minorHAnsi" w:eastAsiaTheme="minorHAnsi" w:hAnsiTheme="minorHAnsi" w:cs="굴림" w:hint="eastAsia"/>
          <w:color w:val="000000"/>
          <w:lang w:eastAsia="ko-KR"/>
        </w:rPr>
        <w:t>선호도 및 조합을 평가함에 있어,</w:t>
      </w:r>
      <w:r w:rsidR="00C07CC3">
        <w:rPr>
          <w:rFonts w:asciiTheme="minorHAnsi" w:eastAsiaTheme="minorHAnsi" w:hAnsiTheme="minorHAnsi" w:cs="굴림"/>
          <w:color w:val="000000"/>
          <w:lang w:eastAsia="ko-KR"/>
        </w:rPr>
        <w:t xml:space="preserve"> </w:t>
      </w:r>
      <w:r w:rsidR="00C07CC3">
        <w:rPr>
          <w:rFonts w:asciiTheme="minorHAnsi" w:eastAsiaTheme="minorHAnsi" w:hAnsiTheme="minorHAnsi" w:cs="굴림" w:hint="eastAsia"/>
          <w:color w:val="000000"/>
          <w:lang w:eastAsia="ko-KR"/>
        </w:rPr>
        <w:t>사용자의 음식 메뉴에 대한 선호도,</w:t>
      </w:r>
      <w:r w:rsidR="00C07CC3">
        <w:rPr>
          <w:rFonts w:asciiTheme="minorHAnsi" w:eastAsiaTheme="minorHAnsi" w:hAnsiTheme="minorHAnsi" w:cs="굴림"/>
          <w:color w:val="000000"/>
          <w:lang w:eastAsia="ko-KR"/>
        </w:rPr>
        <w:t xml:space="preserve"> </w:t>
      </w:r>
      <w:r w:rsidR="00C07CC3">
        <w:rPr>
          <w:rFonts w:asciiTheme="minorHAnsi" w:eastAsiaTheme="minorHAnsi" w:hAnsiTheme="minorHAnsi" w:cs="굴림" w:hint="eastAsia"/>
          <w:color w:val="000000"/>
          <w:lang w:eastAsia="ko-KR"/>
        </w:rPr>
        <w:t>음식 메뉴들 간의 조합에 대하여 예측하기 위한 선호도 평가 모델 및 조합 평가 모델을 학습시키기 위하여 이종 그래프 데이터를 바탕으로 선호도 평가 모델 및 조합 평가 모델 각각에 포함된 인공 지능 모델을 학습시켜 이용할 수 있다.</w:t>
      </w:r>
    </w:p>
    <w:p w14:paraId="6FFB9B36" w14:textId="416CA473" w:rsidR="00B510A3" w:rsidRPr="00691D04" w:rsidRDefault="00B510A3" w:rsidP="00691D04">
      <w:pPr>
        <w:pBdr>
          <w:top w:val="nil"/>
          <w:left w:val="nil"/>
          <w:bottom w:val="nil"/>
          <w:right w:val="nil"/>
          <w:between w:val="nil"/>
        </w:pBdr>
        <w:spacing w:line="360" w:lineRule="auto"/>
        <w:ind w:firstLine="720"/>
        <w:jc w:val="both"/>
        <w:rPr>
          <w:rFonts w:asciiTheme="minorHAnsi" w:eastAsiaTheme="minorHAnsi" w:hAnsiTheme="minorHAnsi" w:cs="굴림"/>
          <w:color w:val="000000"/>
          <w:lang w:eastAsia="ko-KR"/>
        </w:rPr>
      </w:pPr>
      <w:r w:rsidRPr="00A77FA3">
        <w:rPr>
          <w:rFonts w:asciiTheme="minorHAnsi" w:eastAsiaTheme="minorHAnsi" w:hAnsiTheme="minorHAnsi" w:cs="굴림" w:hint="eastAsia"/>
          <w:color w:val="000000"/>
          <w:lang w:eastAsia="ko-KR"/>
        </w:rPr>
        <w:t>본 개시가 해결하고자 하는 과제들은 이상에서 언급된 과제로 제한되지 않으며, 언급되지 않은 또 다른 과제들은 아래의 기재로부터 통상의 기술자에게 명확하게 이해될 수 있을 것이다.</w:t>
      </w:r>
    </w:p>
    <w:p w14:paraId="2C7C5988" w14:textId="6E4B94C3"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 xml:space="preserve">【과제의 해결 </w:t>
      </w:r>
      <w:commentRangeStart w:id="5"/>
      <w:r w:rsidRPr="00C30DE1">
        <w:rPr>
          <w:rFonts w:ascii="맑은 고딕" w:eastAsia="맑은 고딕" w:hAnsi="맑은 고딕" w:cs="맑은 고딕"/>
          <w:color w:val="0070C0"/>
          <w:lang w:eastAsia="ko-KR"/>
        </w:rPr>
        <w:t>수단</w:t>
      </w:r>
      <w:commentRangeEnd w:id="5"/>
      <w:r w:rsidR="004B1812">
        <w:rPr>
          <w:rStyle w:val="ac"/>
        </w:rPr>
        <w:commentReference w:id="5"/>
      </w:r>
      <w:r w:rsidRPr="00C30DE1">
        <w:rPr>
          <w:rFonts w:ascii="맑은 고딕" w:eastAsia="맑은 고딕" w:hAnsi="맑은 고딕" w:cs="맑은 고딕"/>
          <w:color w:val="0070C0"/>
          <w:lang w:eastAsia="ko-KR"/>
        </w:rPr>
        <w:t xml:space="preserve">】 </w:t>
      </w:r>
    </w:p>
    <w:p w14:paraId="7D5AF5BD" w14:textId="34F1867A" w:rsidR="0036679B" w:rsidRDefault="00F750A8" w:rsidP="0036679B">
      <w:pPr>
        <w:widowControl w:val="0"/>
        <w:spacing w:line="360" w:lineRule="auto"/>
        <w:ind w:firstLine="800"/>
        <w:jc w:val="both"/>
        <w:rPr>
          <w:rFonts w:ascii="맑은 고딕" w:eastAsia="맑은 고딕" w:hAnsi="맑은 고딕" w:cs="맑은 고딕"/>
          <w:lang w:eastAsia="ko-KR"/>
        </w:rPr>
      </w:pPr>
      <w:r w:rsidRPr="00690D3C">
        <w:rPr>
          <w:rFonts w:ascii="맑은 고딕" w:eastAsia="맑은 고딕" w:hAnsi="맑은 고딕" w:cs="맑은 고딕" w:hint="eastAsia"/>
          <w:lang w:eastAsia="ko-KR"/>
        </w:rPr>
        <w:t>상술한 기술적 과제를 달성하기 위한 본 개시에 따르면,</w:t>
      </w:r>
      <w:r w:rsidR="0036679B">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식단을 제공하는</w:t>
      </w:r>
      <w:r w:rsidR="00366B3D" w:rsidRPr="00690D3C">
        <w:rPr>
          <w:rFonts w:ascii="맑은 고딕" w:eastAsia="맑은 고딕" w:hAnsi="맑은 고딕" w:cs="맑은 고딕" w:hint="eastAsia"/>
          <w:lang w:eastAsia="ko-KR"/>
        </w:rPr>
        <w:t xml:space="preserve"> 시스템 장치의 동작 방법이 제공될 수 있다.</w:t>
      </w:r>
      <w:r w:rsidR="00366B3D" w:rsidRPr="00690D3C">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w:t>
      </w:r>
      <w:r w:rsidR="0036679B" w:rsidRPr="0036679B">
        <w:rPr>
          <w:rFonts w:ascii="맑은 고딕" w:eastAsia="맑은 고딕" w:hAnsi="맑은 고딕" w:cs="맑은 고딕" w:hint="eastAsia"/>
          <w:lang w:eastAsia="ko-KR"/>
        </w:rPr>
        <w:t>을 제공하는 시스템 장치의 동작 방법은 사용자의 개인 정보 및 복수의 후보 식사 유형들 중 어느 하나의 선호 식사 유형을 획득하는 단계를 포함할 수 있다.</w:t>
      </w:r>
      <w:r w:rsidR="0036679B" w:rsidRPr="0036679B">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w:t>
      </w:r>
      <w:r w:rsidR="0036679B" w:rsidRPr="0036679B">
        <w:rPr>
          <w:rFonts w:ascii="맑은 고딕" w:eastAsia="맑은 고딕" w:hAnsi="맑은 고딕" w:cs="맑은 고딕" w:hint="eastAsia"/>
          <w:lang w:eastAsia="ko-KR"/>
        </w:rPr>
        <w:t xml:space="preserve">을 </w:t>
      </w:r>
      <w:r w:rsidR="0036679B" w:rsidRPr="0036679B">
        <w:rPr>
          <w:rFonts w:ascii="맑은 고딕" w:eastAsia="맑은 고딕" w:hAnsi="맑은 고딕" w:cs="맑은 고딕" w:hint="eastAsia"/>
          <w:lang w:eastAsia="ko-KR"/>
        </w:rPr>
        <w:lastRenderedPageBreak/>
        <w:t>제공하는 시스템 장치의 동작 방법은 선호 식사 유형에 기초하여,</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선호 식사 유형이 반영된 복수의 후보 식단들을 획득하는 단계를 포함할 수 있다.</w:t>
      </w:r>
      <w:r w:rsidR="0036679B" w:rsidRPr="0036679B">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w:t>
      </w:r>
      <w:r w:rsidR="0036679B" w:rsidRPr="0036679B">
        <w:rPr>
          <w:rFonts w:ascii="맑은 고딕" w:eastAsia="맑은 고딕" w:hAnsi="맑은 고딕" w:cs="맑은 고딕" w:hint="eastAsia"/>
          <w:lang w:eastAsia="ko-KR"/>
        </w:rPr>
        <w:t>을 제공하는 시스템 장치의 동작 방법은 사용자의 개인 정보에 기초하여 사용자에게 개인화된 기준 영양 섭취 기준을 획득하는 단계를 포함할 수 있다.</w:t>
      </w:r>
      <w:r w:rsidR="0036679B" w:rsidRPr="0036679B">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w:t>
      </w:r>
      <w:r w:rsidR="0036679B" w:rsidRPr="0036679B">
        <w:rPr>
          <w:rFonts w:ascii="맑은 고딕" w:eastAsia="맑은 고딕" w:hAnsi="맑은 고딕" w:cs="맑은 고딕" w:hint="eastAsia"/>
          <w:lang w:eastAsia="ko-KR"/>
        </w:rPr>
        <w:t>을 제공하는 시스템 장치의 동작 방법은 영양 평가 모델을 이용하여 기준 영양 섭취 기준과 복수의 후보 식단들 각각에 포함된 복수의 후보 식단 영양들을 비교하여 복수의 후보 식단들 각각에 대한 복수의 영양 평가 점수들을 획득하는 단계를 포함할 수 있다.</w:t>
      </w:r>
      <w:r w:rsidR="0036679B" w:rsidRPr="0036679B">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w:t>
      </w:r>
      <w:r w:rsidR="0036679B" w:rsidRPr="0036679B">
        <w:rPr>
          <w:rFonts w:ascii="맑은 고딕" w:eastAsia="맑은 고딕" w:hAnsi="맑은 고딕" w:cs="맑은 고딕" w:hint="eastAsia"/>
          <w:lang w:eastAsia="ko-KR"/>
        </w:rPr>
        <w:t>을 제공하는 시스템 장치의 동작 방법은 선호도 평가 모델을 이용하여 사용자의 개인 정보와 복수의 후보 식단들에 기초하여 복수의 후보 식단들 각각에 대한 사용자의 선호도를 나타내는 복수의 선호도 평가 점수들을 획득하는 단계를 포함할 수 있다.</w:t>
      </w:r>
      <w:r w:rsidR="0036679B" w:rsidRPr="0036679B">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w:t>
      </w:r>
      <w:r w:rsidR="0036679B" w:rsidRPr="0036679B">
        <w:rPr>
          <w:rFonts w:ascii="맑은 고딕" w:eastAsia="맑은 고딕" w:hAnsi="맑은 고딕" w:cs="맑은 고딕" w:hint="eastAsia"/>
          <w:lang w:eastAsia="ko-KR"/>
        </w:rPr>
        <w:t>을 제공하는 시스템 장치의 동작 방법은 조합 평가 모델을 이용하여,</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복수의 후보 식단들 각각에 포함된 복수의 음식 메뉴들 간의 조합도를 나타내는 복수의 조합 평가 점수들을 획득하는 단계를 포함할 수 있다.</w:t>
      </w:r>
      <w:r w:rsidR="0036679B" w:rsidRPr="0036679B">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w:t>
      </w:r>
      <w:r w:rsidR="0036679B" w:rsidRPr="0036679B">
        <w:rPr>
          <w:rFonts w:ascii="맑은 고딕" w:eastAsia="맑은 고딕" w:hAnsi="맑은 고딕" w:cs="맑은 고딕" w:hint="eastAsia"/>
          <w:lang w:eastAsia="ko-KR"/>
        </w:rPr>
        <w:t>을 제공하는 시스템 장치의 동작 방법은 복수의 영양 평가 점수들,</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복수의 선호도 평가 점수들 및 복수의 조합 평가 점수들에 기초하여,</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복수의 후보 식단들 중 최종 식단을 선별하여 제공하는 단계를 포함할 수 있다.</w:t>
      </w:r>
    </w:p>
    <w:p w14:paraId="34113718" w14:textId="399E96CA" w:rsidR="0036679B" w:rsidRDefault="000B34FE" w:rsidP="0036679B">
      <w:pPr>
        <w:widowControl w:val="0"/>
        <w:spacing w:line="360" w:lineRule="auto"/>
        <w:ind w:firstLine="800"/>
        <w:jc w:val="both"/>
        <w:rPr>
          <w:rFonts w:ascii="맑은 고딕" w:eastAsia="맑은 고딕" w:hAnsi="맑은 고딕" w:cs="맑은 고딕"/>
          <w:lang w:eastAsia="ko-KR"/>
        </w:rPr>
      </w:pPr>
      <w:r w:rsidRPr="00690D3C">
        <w:rPr>
          <w:rFonts w:ascii="맑은 고딕" w:eastAsia="맑은 고딕" w:hAnsi="맑은 고딕" w:cs="맑은 고딕" w:hint="eastAsia"/>
          <w:lang w:eastAsia="ko-KR"/>
        </w:rPr>
        <w:t>본 개시의 일 실시예에서,</w:t>
      </w:r>
      <w:r w:rsidR="0036679B" w:rsidRPr="0036679B">
        <w:rPr>
          <w:rFonts w:ascii="맑은 고딕" w:eastAsia="맑은 고딕" w:hAnsi="맑은 고딕" w:cs="맑은 고딕" w:hint="eastAsia"/>
          <w:lang w:eastAsia="ko-KR"/>
        </w:rPr>
        <w:t xml:space="preserve"> 사용자의 개인 정보는 사용자의 나이,</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성별,</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신장,</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체중</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또는</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신체 활동 수준 중 적어도 하나를 포함할 수 있다.</w:t>
      </w:r>
    </w:p>
    <w:p w14:paraId="01E1B038" w14:textId="441111E6" w:rsidR="0036679B" w:rsidRDefault="0036679B" w:rsidP="0036679B">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sidRPr="00050A3A">
        <w:rPr>
          <w:rFonts w:ascii="맑은 고딕" w:eastAsia="맑은 고딕" w:hAnsi="맑은 고딕" w:cs="맑은 고딕" w:hint="eastAsia"/>
          <w:lang w:eastAsia="ko-KR"/>
        </w:rPr>
        <w:t xml:space="preserve"> 선호 식사 유형을 획득하는 단계는 복수의 후보 식사 유형들 중 어느 하나의 식사 유형을 선택할 수 있는 사용자 인터페이스를 제공하는 단계를 포함할 수 있다.</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선호 식사 유형을 획득하는 단계는 사용자 인터페이스를 통하여,</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 xml:space="preserve">복수의 후보 식사 유형들 중 </w:t>
      </w:r>
      <w:r w:rsidR="0031782E">
        <w:rPr>
          <w:rFonts w:ascii="맑은 고딕" w:eastAsia="맑은 고딕" w:hAnsi="맑은 고딕" w:cs="맑은 고딕" w:hint="eastAsia"/>
          <w:lang w:eastAsia="ko-KR"/>
        </w:rPr>
        <w:t xml:space="preserve">어느 하나의 후보 식사 유형을 </w:t>
      </w:r>
      <w:r w:rsidRPr="00050A3A">
        <w:rPr>
          <w:rFonts w:ascii="맑은 고딕" w:eastAsia="맑은 고딕" w:hAnsi="맑은 고딕" w:cs="맑은 고딕" w:hint="eastAsia"/>
          <w:lang w:eastAsia="ko-KR"/>
        </w:rPr>
        <w:t xml:space="preserve">선호 식사 </w:t>
      </w:r>
      <w:r w:rsidRPr="00050A3A">
        <w:rPr>
          <w:rFonts w:ascii="맑은 고딕" w:eastAsia="맑은 고딕" w:hAnsi="맑은 고딕" w:cs="맑은 고딕" w:hint="eastAsia"/>
          <w:lang w:eastAsia="ko-KR"/>
        </w:rPr>
        <w:lastRenderedPageBreak/>
        <w:t>유형</w:t>
      </w:r>
      <w:r w:rsidR="0031782E">
        <w:rPr>
          <w:rFonts w:ascii="맑은 고딕" w:eastAsia="맑은 고딕" w:hAnsi="맑은 고딕" w:cs="맑은 고딕" w:hint="eastAsia"/>
          <w:lang w:eastAsia="ko-KR"/>
        </w:rPr>
        <w:t>으로</w:t>
      </w:r>
      <w:r w:rsidRPr="00050A3A">
        <w:rPr>
          <w:rFonts w:ascii="맑은 고딕" w:eastAsia="맑은 고딕" w:hAnsi="맑은 고딕" w:cs="맑은 고딕" w:hint="eastAsia"/>
          <w:lang w:eastAsia="ko-KR"/>
        </w:rPr>
        <w:t xml:space="preserve"> 선택하는 사용자 입력을 획득하는 단계를 포함할 수 있다.</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복수의 후보 식단들을 획득하는 단계는</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선호 식사 유형에 대응되는 복수의 후보 음식 메뉴들 중에서</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 xml:space="preserve">복수의 음식 메뉴들을 선택하여 복수의 후보 식단들 중 어느 하나의 후보 식단을 획득하는 </w:t>
      </w:r>
      <w:r w:rsidR="00045D7E">
        <w:rPr>
          <w:rFonts w:ascii="맑은 고딕" w:eastAsia="맑은 고딕" w:hAnsi="맑은 고딕" w:cs="맑은 고딕" w:hint="eastAsia"/>
          <w:lang w:eastAsia="ko-KR"/>
        </w:rPr>
        <w:t>단계를</w:t>
      </w:r>
      <w:r w:rsidRPr="00050A3A">
        <w:rPr>
          <w:rFonts w:ascii="맑은 고딕" w:eastAsia="맑은 고딕" w:hAnsi="맑은 고딕" w:cs="맑은 고딕" w:hint="eastAsia"/>
          <w:lang w:eastAsia="ko-KR"/>
        </w:rPr>
        <w:t xml:space="preserve"> 포함할 수 있다.</w:t>
      </w:r>
    </w:p>
    <w:p w14:paraId="7C6B7492" w14:textId="51D2243C" w:rsidR="0036679B" w:rsidRDefault="002957D6" w:rsidP="002957D6">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복수의 후보 식단들 각각은,</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아침 끼니,</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점심 끼니 및 저녁 끼니를 포함하는 하루 식단을 포함할 수 있다.</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기준 영양 섭취 기준은 사용자의 하루에 섭취할 권장 칼로리</w:t>
      </w:r>
      <w:r w:rsidR="00CF2A2B">
        <w:rPr>
          <w:rFonts w:ascii="맑은 고딕" w:eastAsia="맑은 고딕" w:hAnsi="맑은 고딕" w:cs="맑은 고딕" w:hint="eastAsia"/>
          <w:lang w:eastAsia="ko-KR"/>
        </w:rPr>
        <w:t xml:space="preserve"> 기준 구간과</w:t>
      </w:r>
      <w:r w:rsidRPr="00050A3A">
        <w:rPr>
          <w:rFonts w:ascii="맑은 고딕" w:eastAsia="맑은 고딕" w:hAnsi="맑은 고딕" w:cs="맑은 고딕" w:hint="eastAsia"/>
          <w:lang w:eastAsia="ko-KR"/>
        </w:rPr>
        <w:t xml:space="preserve"> 복수의 영양소들 별 권장량을 포함할 수 있다.</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복수의 후보 식단 영양들 각각은,</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하루 칼로리와</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복수의 영양소 별 함량들을 포함할 수 있다.</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영양 평가 모델은</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복수의 영양 평가 점수들 중 하나의 영양 평가 점수를 획득함에 있어, 권장 칼로리</w:t>
      </w:r>
      <w:r w:rsidR="00CF2A2B">
        <w:rPr>
          <w:rFonts w:ascii="맑은 고딕" w:eastAsia="맑은 고딕" w:hAnsi="맑은 고딕" w:cs="맑은 고딕" w:hint="eastAsia"/>
          <w:lang w:eastAsia="ko-KR"/>
        </w:rPr>
        <w:t xml:space="preserve"> 기준 구간과</w:t>
      </w:r>
      <w:r w:rsidRPr="00050A3A">
        <w:rPr>
          <w:rFonts w:ascii="맑은 고딕" w:eastAsia="맑은 고딕" w:hAnsi="맑은 고딕" w:cs="맑은 고딕" w:hint="eastAsia"/>
          <w:lang w:eastAsia="ko-KR"/>
        </w:rPr>
        <w:t xml:space="preserve"> 하루 칼로리들을 비교하고,</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복수의 영양소 별 권장</w:t>
      </w:r>
      <w:r w:rsidR="00CF2A2B">
        <w:rPr>
          <w:rFonts w:ascii="맑은 고딕" w:eastAsia="맑은 고딕" w:hAnsi="맑은 고딕" w:cs="맑은 고딕" w:hint="eastAsia"/>
          <w:lang w:eastAsia="ko-KR"/>
        </w:rPr>
        <w:t xml:space="preserve"> 섭취 기준 구간</w:t>
      </w:r>
      <w:r w:rsidRPr="00050A3A">
        <w:rPr>
          <w:rFonts w:ascii="맑은 고딕" w:eastAsia="맑은 고딕" w:hAnsi="맑은 고딕" w:cs="맑은 고딕" w:hint="eastAsia"/>
          <w:lang w:eastAsia="ko-KR"/>
        </w:rPr>
        <w:t>과 복수의 영양소 별 함량들을 각각 비교하여</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영양 평가 점수를 획득하도록 설정된 것일 수 있다.</w:t>
      </w:r>
    </w:p>
    <w:p w14:paraId="2541F06A" w14:textId="3E20ECF2" w:rsidR="00050A3A" w:rsidRDefault="00050A3A" w:rsidP="00050A3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sz w:val="22"/>
          <w:szCs w:val="22"/>
          <w:lang w:eastAsia="ko-KR"/>
        </w:rPr>
        <w:t xml:space="preserve">선호도 평가 모델은 사용자의 개인 정보와 복수의 후보 식단들 각각에 포함된 복수의 음식 메뉴들 중 어느 하나의 음식 메뉴들을 입력으로 제공받아, 음식 메뉴에 대한 서브 선호도 평가 점수를 추론하도록 </w:t>
      </w:r>
      <w:r w:rsidR="00B6294D">
        <w:rPr>
          <w:rFonts w:ascii="맑은 고딕" w:eastAsia="맑은 고딕" w:hAnsi="맑은 고딕" w:cs="맑은 고딕" w:hint="eastAsia"/>
          <w:sz w:val="22"/>
          <w:szCs w:val="22"/>
          <w:lang w:eastAsia="ko-KR"/>
        </w:rPr>
        <w:t>미리-학습</w:t>
      </w:r>
      <w:r>
        <w:rPr>
          <w:rFonts w:ascii="맑은 고딕" w:eastAsia="맑은 고딕" w:hAnsi="맑은 고딕" w:cs="맑은 고딕" w:hint="eastAsia"/>
          <w:sz w:val="22"/>
          <w:szCs w:val="22"/>
          <w:lang w:eastAsia="ko-KR"/>
        </w:rPr>
        <w:t>된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선호도 평가 점수들을 획득하는 단계에서는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통하여 어느 하나의 후보 식단에 포함된 복수의 음식 메뉴들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각각에 대응되는 복수의 서브 선호도 평가 점수들을 획득하는 단계를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선호도 평가 점수들을 획득하는 단계에서는 복수의 서브 선호도 평가 점수들에 기초하여 복수의 후보 식단들 각각에 대응되는 복수의 선호도 평가 점수들을 획득하는 단계를 포함할 수 있다,</w:t>
      </w:r>
    </w:p>
    <w:p w14:paraId="7E7FD614" w14:textId="77777777" w:rsidR="00DF5703" w:rsidRDefault="001A0040" w:rsidP="001A0040">
      <w:pPr>
        <w:widowControl w:val="0"/>
        <w:spacing w:line="360" w:lineRule="auto"/>
        <w:ind w:firstLine="800"/>
        <w:jc w:val="both"/>
        <w:rPr>
          <w:ins w:id="6" w:author="USER" w:date="2025-01-01T16:12:00Z"/>
          <w:rFonts w:ascii="맑은 고딕" w:eastAsia="맑은 고딕" w:hAnsi="맑은 고딕" w:cs="맑은 고딕"/>
          <w:sz w:val="22"/>
          <w:szCs w:val="22"/>
          <w:lang w:eastAsia="ko-KR"/>
        </w:rPr>
      </w:pPr>
      <w:commentRangeStart w:id="7"/>
      <w:commentRangeStart w:id="8"/>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모델은 복수의 노드들(n</w:t>
      </w:r>
      <w:r>
        <w:rPr>
          <w:rFonts w:ascii="맑은 고딕" w:eastAsia="맑은 고딕" w:hAnsi="맑은 고딕" w:cs="맑은 고딕"/>
          <w:sz w:val="22"/>
          <w:szCs w:val="22"/>
          <w:lang w:eastAsia="ko-KR"/>
        </w:rPr>
        <w:t xml:space="preserve">odes) </w:t>
      </w:r>
      <w:r>
        <w:rPr>
          <w:rFonts w:ascii="맑은 고딕" w:eastAsia="맑은 고딕" w:hAnsi="맑은 고딕" w:cs="맑은 고딕" w:hint="eastAsia"/>
          <w:sz w:val="22"/>
          <w:szCs w:val="22"/>
          <w:lang w:eastAsia="ko-KR"/>
        </w:rPr>
        <w:t>및 복수의 노드들 간의 관계를 나타내는 복수의 에지들(</w:t>
      </w:r>
      <w:r>
        <w:rPr>
          <w:rFonts w:ascii="맑은 고딕" w:eastAsia="맑은 고딕" w:hAnsi="맑은 고딕" w:cs="맑은 고딕"/>
          <w:sz w:val="22"/>
          <w:szCs w:val="22"/>
          <w:lang w:eastAsia="ko-KR"/>
        </w:rPr>
        <w:t>edges)</w:t>
      </w:r>
      <w:r>
        <w:rPr>
          <w:rFonts w:ascii="맑은 고딕" w:eastAsia="맑은 고딕" w:hAnsi="맑은 고딕" w:cs="맑은 고딕" w:hint="eastAsia"/>
          <w:sz w:val="22"/>
          <w:szCs w:val="22"/>
          <w:lang w:eastAsia="ko-KR"/>
        </w:rPr>
        <w:t xml:space="preserve">을 포함하는 그래프 정보를 훈련 데이터로 이용하여 </w:t>
      </w:r>
      <w:r w:rsidR="00B6294D">
        <w:rPr>
          <w:rFonts w:ascii="맑은 고딕" w:eastAsia="맑은 고딕" w:hAnsi="맑은 고딕" w:cs="맑은 고딕" w:hint="eastAsia"/>
          <w:sz w:val="22"/>
          <w:szCs w:val="22"/>
          <w:lang w:eastAsia="ko-KR"/>
        </w:rPr>
        <w:t>미리-학습</w:t>
      </w:r>
      <w:r>
        <w:rPr>
          <w:rFonts w:ascii="맑은 고딕" w:eastAsia="맑은 고딕" w:hAnsi="맑은 고딕" w:cs="맑은 고딕" w:hint="eastAsia"/>
          <w:sz w:val="22"/>
          <w:szCs w:val="22"/>
          <w:lang w:eastAsia="ko-KR"/>
        </w:rPr>
        <w:t>된 인공 지능 모델일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노드들은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사용자에 대응되는 사용자 </w:t>
      </w:r>
      <w:r>
        <w:rPr>
          <w:rFonts w:ascii="맑은 고딕" w:eastAsia="맑은 고딕" w:hAnsi="맑은 고딕" w:cs="맑은 고딕" w:hint="eastAsia"/>
          <w:sz w:val="22"/>
          <w:szCs w:val="22"/>
          <w:lang w:eastAsia="ko-KR"/>
        </w:rPr>
        <w:lastRenderedPageBreak/>
        <w:t>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음식 메뉴들 중 어느 하나의</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대응되는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음식 메뉴들 중 다른 하나의 음식 메뉴에 대응되는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음식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포함된 재료에 대응되는 재료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메뉴가 포함된 끼니에 대응되는 끼니 노드를 포함할 수 있다.</w:t>
      </w:r>
    </w:p>
    <w:p w14:paraId="32D8D883" w14:textId="10E843AF" w:rsidR="00050A3A" w:rsidRDefault="001A0040" w:rsidP="001A0040">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복수의 </w:t>
      </w:r>
      <w:proofErr w:type="spellStart"/>
      <w:r>
        <w:rPr>
          <w:rFonts w:ascii="맑은 고딕" w:eastAsia="맑은 고딕" w:hAnsi="맑은 고딕" w:cs="맑은 고딕" w:hint="eastAsia"/>
          <w:sz w:val="22"/>
          <w:szCs w:val="22"/>
          <w:lang w:eastAsia="ko-KR"/>
        </w:rPr>
        <w:t>에지들은</w:t>
      </w:r>
      <w:proofErr w:type="spellEnd"/>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사용자 노드로부터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재료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에지,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끼니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및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제4</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제4</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에지를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대한 사용자의 선호도는,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가중치에 기초하여 평가될 수 있다.</w:t>
      </w:r>
      <w:commentRangeEnd w:id="7"/>
      <w:r w:rsidR="00FD5013">
        <w:rPr>
          <w:rStyle w:val="ac"/>
        </w:rPr>
        <w:commentReference w:id="7"/>
      </w:r>
      <w:commentRangeEnd w:id="8"/>
      <w:r w:rsidR="00E34F53">
        <w:rPr>
          <w:rStyle w:val="ac"/>
        </w:rPr>
        <w:commentReference w:id="8"/>
      </w:r>
    </w:p>
    <w:p w14:paraId="03FC5F1F" w14:textId="0206B01E" w:rsidR="00832C1B" w:rsidRDefault="00832C1B" w:rsidP="00832C1B">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본 개시의 일 실시예에서,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조합 평가 모델은 복수의 후보 식단들 각각에 포함된 복수의 음식 메뉴들 중 어느 두 개의 음식 메뉴들을 입력으로 제공받아,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두 개의 음식 메뉴들 간의 서브 조합 평가 점수를 추론하도록 </w:t>
      </w:r>
      <w:r w:rsidR="00B6294D">
        <w:rPr>
          <w:rFonts w:ascii="맑은 고딕" w:eastAsia="맑은 고딕" w:hAnsi="맑은 고딕" w:cs="맑은 고딕" w:hint="eastAsia"/>
          <w:sz w:val="22"/>
          <w:szCs w:val="22"/>
          <w:lang w:eastAsia="ko-KR"/>
        </w:rPr>
        <w:t>미리-학습</w:t>
      </w:r>
      <w:r>
        <w:rPr>
          <w:rFonts w:ascii="맑은 고딕" w:eastAsia="맑은 고딕" w:hAnsi="맑은 고딕" w:cs="맑은 고딕" w:hint="eastAsia"/>
          <w:sz w:val="22"/>
          <w:szCs w:val="22"/>
          <w:lang w:eastAsia="ko-KR"/>
        </w:rPr>
        <w:t>된 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조합 평가 점수들을 획득하는 단계에서는,</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통하여 어느 하나의 후보 식단에 포함된 복수의 음식 메뉴들 간의 조합에 대응되는 복수의 서브 조합 평가 점수들을 획득하는 단계를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조합 평가 점수들을 획득하는 단계에서는,</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서브 조합 평가 점수들에 기초하여 복수의 후보 식단들 각각에 대응되는 복수의 조합 평가 점수들을 획득하는 단계를 포함할 수 있다.</w:t>
      </w:r>
    </w:p>
    <w:p w14:paraId="0D5DC6F3" w14:textId="526FCBA6" w:rsidR="00074E54" w:rsidRPr="00050A3A" w:rsidRDefault="00074E54" w:rsidP="00074E54">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sz w:val="22"/>
          <w:szCs w:val="22"/>
          <w:lang w:eastAsia="ko-KR"/>
        </w:rPr>
        <w:t>본 개시의 일 실시예에서,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인공 지능 모델은 복수의 노드들(n</w:t>
      </w:r>
      <w:r>
        <w:rPr>
          <w:rFonts w:ascii="맑은 고딕" w:eastAsia="맑은 고딕" w:hAnsi="맑은 고딕" w:cs="맑은 고딕"/>
          <w:sz w:val="22"/>
          <w:szCs w:val="22"/>
          <w:lang w:eastAsia="ko-KR"/>
        </w:rPr>
        <w:t xml:space="preserve">odes) </w:t>
      </w:r>
      <w:r>
        <w:rPr>
          <w:rFonts w:ascii="맑은 고딕" w:eastAsia="맑은 고딕" w:hAnsi="맑은 고딕" w:cs="맑은 고딕" w:hint="eastAsia"/>
          <w:sz w:val="22"/>
          <w:szCs w:val="22"/>
          <w:lang w:eastAsia="ko-KR"/>
        </w:rPr>
        <w:t>및 복수의 노드들 간의 관계를 나타내는 복수의 에지들(</w:t>
      </w:r>
      <w:r>
        <w:rPr>
          <w:rFonts w:ascii="맑은 고딕" w:eastAsia="맑은 고딕" w:hAnsi="맑은 고딕" w:cs="맑은 고딕"/>
          <w:sz w:val="22"/>
          <w:szCs w:val="22"/>
          <w:lang w:eastAsia="ko-KR"/>
        </w:rPr>
        <w:t>edges)</w:t>
      </w:r>
      <w:r>
        <w:rPr>
          <w:rFonts w:ascii="맑은 고딕" w:eastAsia="맑은 고딕" w:hAnsi="맑은 고딕" w:cs="맑은 고딕" w:hint="eastAsia"/>
          <w:sz w:val="22"/>
          <w:szCs w:val="22"/>
          <w:lang w:eastAsia="ko-KR"/>
        </w:rPr>
        <w:t xml:space="preserve">을 포함하는 그래프 정보를 훈련 데이터로 이용하여 </w:t>
      </w:r>
      <w:r w:rsidR="00B6294D">
        <w:rPr>
          <w:rFonts w:ascii="맑은 고딕" w:eastAsia="맑은 고딕" w:hAnsi="맑은 고딕" w:cs="맑은 고딕" w:hint="eastAsia"/>
          <w:sz w:val="22"/>
          <w:szCs w:val="22"/>
          <w:lang w:eastAsia="ko-KR"/>
        </w:rPr>
        <w:t>미리-학습</w:t>
      </w:r>
      <w:r>
        <w:rPr>
          <w:rFonts w:ascii="맑은 고딕" w:eastAsia="맑은 고딕" w:hAnsi="맑은 고딕" w:cs="맑은 고딕" w:hint="eastAsia"/>
          <w:sz w:val="22"/>
          <w:szCs w:val="22"/>
          <w:lang w:eastAsia="ko-KR"/>
        </w:rPr>
        <w:t>된 인공 지능 모델일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노드들은,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사용자에 대응되는 사용자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음식 메뉴들 중 어느 하나의</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대응되는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 복수의 음식 메뉴들 중 다른 하나의 음식 메뉴에 대응되는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음식 노드,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포함된 재료에 대응되는 재료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메뉴가 포함된 끼니에 대응되는 끼니 노드를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복수의 </w:t>
      </w:r>
      <w:proofErr w:type="spellStart"/>
      <w:r>
        <w:rPr>
          <w:rFonts w:ascii="맑은 고딕" w:eastAsia="맑은 고딕" w:hAnsi="맑은 고딕" w:cs="맑은 고딕" w:hint="eastAsia"/>
          <w:sz w:val="22"/>
          <w:szCs w:val="22"/>
          <w:lang w:eastAsia="ko-KR"/>
        </w:rPr>
        <w:t>에지들은</w:t>
      </w:r>
      <w:proofErr w:type="spellEnd"/>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사용자 노드로부터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재료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에지,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음식 </w:t>
      </w:r>
      <w:r>
        <w:rPr>
          <w:rFonts w:ascii="맑은 고딕" w:eastAsia="맑은 고딕" w:hAnsi="맑은 고딕" w:cs="맑은 고딕" w:hint="eastAsia"/>
          <w:sz w:val="22"/>
          <w:szCs w:val="22"/>
          <w:lang w:eastAsia="ko-KR"/>
        </w:rPr>
        <w:lastRenderedPageBreak/>
        <w:t>노드로부터 끼니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및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제4</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제4</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에지를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두 개의 음식 메뉴들 간의 조합도는, 제</w:t>
      </w:r>
      <w:r>
        <w:rPr>
          <w:rFonts w:ascii="맑은 고딕" w:eastAsia="맑은 고딕" w:hAnsi="맑은 고딕" w:cs="맑은 고딕"/>
          <w:sz w:val="22"/>
          <w:szCs w:val="22"/>
          <w:lang w:eastAsia="ko-KR"/>
        </w:rPr>
        <w:t xml:space="preserve">4 </w:t>
      </w:r>
      <w:r>
        <w:rPr>
          <w:rFonts w:ascii="맑은 고딕" w:eastAsia="맑은 고딕" w:hAnsi="맑은 고딕" w:cs="맑은 고딕" w:hint="eastAsia"/>
          <w:sz w:val="22"/>
          <w:szCs w:val="22"/>
          <w:lang w:eastAsia="ko-KR"/>
        </w:rPr>
        <w:t>에지 가중치에 기초하여 평가될 수 있다.</w:t>
      </w:r>
    </w:p>
    <w:p w14:paraId="719B2F03" w14:textId="398DB2DE" w:rsidR="00050A3A" w:rsidRDefault="005E02BF" w:rsidP="005E02BF">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sz w:val="22"/>
          <w:szCs w:val="22"/>
          <w:lang w:eastAsia="ko-KR"/>
        </w:rPr>
        <w:t>최종 식단을 선별하여 제공하는 단계는 복수의 후보 식단들 각각에 대응되는 복수의 영양 평가 점수들,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복수의 선호도 평가 점수들 및 복수의 조합 평가 점수들 각각이 미리 설정된 기준 최저 점수보다 </w:t>
      </w:r>
      <w:proofErr w:type="spellStart"/>
      <w:r>
        <w:rPr>
          <w:rFonts w:ascii="맑은 고딕" w:eastAsia="맑은 고딕" w:hAnsi="맑은 고딕" w:cs="맑은 고딕" w:hint="eastAsia"/>
          <w:sz w:val="22"/>
          <w:szCs w:val="22"/>
          <w:lang w:eastAsia="ko-KR"/>
        </w:rPr>
        <w:t>높은지</w:t>
      </w:r>
      <w:proofErr w:type="spellEnd"/>
      <w:r>
        <w:rPr>
          <w:rFonts w:ascii="맑은 고딕" w:eastAsia="맑은 고딕" w:hAnsi="맑은 고딕" w:cs="맑은 고딕" w:hint="eastAsia"/>
          <w:sz w:val="22"/>
          <w:szCs w:val="22"/>
          <w:lang w:eastAsia="ko-KR"/>
        </w:rPr>
        <w:t xml:space="preserve"> 여부를 식별하는 단계를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최종 식단을 선별하여 제공하는 단계는 복수의 후보 식단들 중,</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영양 평가 점수,</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선호도 평가 점수 및 조합 평가 점수</w:t>
      </w:r>
      <w:r w:rsidR="0014487E">
        <w:rPr>
          <w:rFonts w:ascii="맑은 고딕" w:eastAsia="맑은 고딕" w:hAnsi="맑은 고딕" w:cs="맑은 고딕" w:hint="eastAsia"/>
          <w:sz w:val="22"/>
          <w:szCs w:val="22"/>
          <w:lang w:eastAsia="ko-KR"/>
        </w:rPr>
        <w:t>가</w:t>
      </w:r>
      <w:r>
        <w:rPr>
          <w:rFonts w:ascii="맑은 고딕" w:eastAsia="맑은 고딕" w:hAnsi="맑은 고딕" w:cs="맑은 고딕" w:hint="eastAsia"/>
          <w:sz w:val="22"/>
          <w:szCs w:val="22"/>
          <w:lang w:eastAsia="ko-KR"/>
        </w:rPr>
        <w:t xml:space="preserve"> 모두 기준 최저 점수보다 높다고 식별된 적어도 하나의 후보 식단에 대응되는 적어도 하나의 영양 평가 점수,</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적어도 하나의 선호도 평가 점수 및 적어도 하나의 조합 평가 점수의 평균을 계산하여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적어도 하나의 후보 식단에 대응되는 적어도 하나의 평균 점수를 획득하는 단계를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최종 식단을 선별하여 제공하는 단계는 적어도 하나의 평균 점수 중 가장 높은 평균 점수를 갖는 후보 식단을 최종 식단으로 선별하는 단계를 포함할 수 있다.</w:t>
      </w:r>
    </w:p>
    <w:p w14:paraId="1048DB0C" w14:textId="160FE007" w:rsidR="005E02BF" w:rsidRDefault="002679B2" w:rsidP="005E02BF">
      <w:pPr>
        <w:spacing w:line="360" w:lineRule="auto"/>
        <w:ind w:firstLine="800"/>
        <w:jc w:val="both"/>
        <w:rPr>
          <w:rFonts w:ascii="맑은 고딕" w:eastAsia="맑은 고딕" w:hAnsi="맑은 고딕" w:cs="맑은 고딕"/>
          <w:lang w:eastAsia="ko-KR"/>
        </w:rPr>
      </w:pPr>
      <w:r w:rsidRPr="00690D3C">
        <w:rPr>
          <w:rFonts w:ascii="맑은 고딕" w:eastAsia="맑은 고딕" w:hAnsi="맑은 고딕" w:cs="맑은 고딕" w:hint="eastAsia"/>
          <w:lang w:eastAsia="ko-KR"/>
        </w:rPr>
        <w:t>상술한 기술적 과제를 달성하기 위한 본 개시에 따르면,</w:t>
      </w:r>
      <w:r w:rsidRPr="00690D3C">
        <w:rPr>
          <w:rFonts w:ascii="맑은 고딕" w:eastAsia="맑은 고딕" w:hAnsi="맑은 고딕" w:cs="맑은 고딕"/>
          <w:lang w:eastAsia="ko-KR"/>
        </w:rPr>
        <w:t xml:space="preserve"> </w:t>
      </w:r>
      <w:r w:rsidR="005E02BF">
        <w:rPr>
          <w:rFonts w:ascii="맑은 고딕" w:eastAsia="맑은 고딕" w:hAnsi="맑은 고딕" w:cs="맑은 고딕" w:hint="eastAsia"/>
          <w:lang w:eastAsia="ko-KR"/>
        </w:rPr>
        <w:t>사용자 맞춤</w:t>
      </w:r>
      <w:r w:rsidR="00875908" w:rsidRPr="00690D3C">
        <w:rPr>
          <w:rFonts w:ascii="맑은 고딕" w:eastAsia="맑은 고딕" w:hAnsi="맑은 고딕" w:cs="맑은 고딕" w:hint="eastAsia"/>
          <w:lang w:eastAsia="ko-KR"/>
        </w:rPr>
        <w:t xml:space="preserve"> 식단을 제공하는 시스템 장치가 제공될 수 있다.</w:t>
      </w:r>
      <w:r w:rsidRPr="00C30DE1">
        <w:rPr>
          <w:rFonts w:ascii="맑은 고딕" w:eastAsia="맑은 고딕" w:hAnsi="맑은 고딕" w:cs="맑은 고딕"/>
          <w:lang w:eastAsia="ko-KR"/>
        </w:rPr>
        <w:t xml:space="preserve"> </w:t>
      </w:r>
      <w:r w:rsidR="00875908" w:rsidRPr="00690D3C">
        <w:rPr>
          <w:rFonts w:ascii="맑은 고딕" w:eastAsia="맑은 고딕" w:hAnsi="맑은 고딕" w:cs="맑은 고딕" w:hint="eastAsia"/>
          <w:lang w:eastAsia="ko-KR"/>
        </w:rPr>
        <w:t>시스템 장치는 적어도 하나의 명령어(</w:t>
      </w:r>
      <w:r w:rsidR="00875908" w:rsidRPr="00690D3C">
        <w:rPr>
          <w:rFonts w:ascii="맑은 고딕" w:eastAsia="맑은 고딕" w:hAnsi="맑은 고딕" w:cs="맑은 고딕"/>
          <w:lang w:eastAsia="ko-KR"/>
        </w:rPr>
        <w:t>instruction)</w:t>
      </w:r>
      <w:r w:rsidR="00875908" w:rsidRPr="00690D3C">
        <w:rPr>
          <w:rFonts w:ascii="맑은 고딕" w:eastAsia="맑은 고딕" w:hAnsi="맑은 고딕" w:cs="맑은 고딕" w:hint="eastAsia"/>
          <w:lang w:eastAsia="ko-KR"/>
        </w:rPr>
        <w:t>를 저장하는 메모리를 포함할 수 있다.</w:t>
      </w:r>
      <w:r w:rsidR="00875908" w:rsidRPr="00690D3C">
        <w:rPr>
          <w:rFonts w:ascii="맑은 고딕" w:eastAsia="맑은 고딕" w:hAnsi="맑은 고딕" w:cs="맑은 고딕"/>
          <w:lang w:eastAsia="ko-KR"/>
        </w:rPr>
        <w:t xml:space="preserve"> </w:t>
      </w:r>
      <w:r w:rsidR="00875908" w:rsidRPr="00690D3C">
        <w:rPr>
          <w:rFonts w:ascii="맑은 고딕" w:eastAsia="맑은 고딕" w:hAnsi="맑은 고딕" w:cs="맑은 고딕" w:hint="eastAsia"/>
          <w:lang w:eastAsia="ko-KR"/>
        </w:rPr>
        <w:t>시스템 장치는 메모리에 저장된 적어도 하나의 명령어를 실행하는 적어도 하나의 프로세서를 포함할 수 있다.</w:t>
      </w:r>
      <w:r w:rsidR="00875908" w:rsidRPr="00690D3C">
        <w:rPr>
          <w:rFonts w:ascii="맑은 고딕" w:eastAsia="맑은 고딕" w:hAnsi="맑은 고딕" w:cs="맑은 고딕"/>
          <w:lang w:eastAsia="ko-KR"/>
        </w:rPr>
        <w:t xml:space="preserve"> </w:t>
      </w:r>
      <w:r w:rsidR="00875908" w:rsidRPr="00690D3C">
        <w:rPr>
          <w:rFonts w:ascii="맑은 고딕" w:eastAsia="맑은 고딕" w:hAnsi="맑은 고딕" w:cs="맑은 고딕" w:hint="eastAsia"/>
          <w:lang w:eastAsia="ko-KR"/>
        </w:rPr>
        <w:t>적어도 하나의 프로세서가 적어도 하나의 명령어를 실행함으로써,</w:t>
      </w:r>
      <w:r w:rsidR="00875908" w:rsidRPr="00690D3C">
        <w:rPr>
          <w:rFonts w:ascii="맑은 고딕" w:eastAsia="맑은 고딕" w:hAnsi="맑은 고딕" w:cs="맑은 고딕"/>
          <w:lang w:eastAsia="ko-KR"/>
        </w:rPr>
        <w:t xml:space="preserve"> </w:t>
      </w:r>
      <w:r w:rsidR="00875908" w:rsidRPr="00690D3C">
        <w:rPr>
          <w:rFonts w:ascii="맑은 고딕" w:eastAsia="맑은 고딕" w:hAnsi="맑은 고딕" w:cs="맑은 고딕" w:hint="eastAsia"/>
          <w:lang w:eastAsia="ko-KR"/>
        </w:rPr>
        <w:t>시스템 장치는</w:t>
      </w:r>
      <w:r w:rsidR="00875908" w:rsidRPr="00690D3C">
        <w:rPr>
          <w:rFonts w:ascii="맑은 고딕" w:eastAsia="맑은 고딕" w:hAnsi="맑은 고딕" w:cs="맑은 고딕"/>
          <w:lang w:eastAsia="ko-KR"/>
        </w:rPr>
        <w:t xml:space="preserve"> </w:t>
      </w:r>
      <w:r w:rsidR="005E02BF">
        <w:rPr>
          <w:rFonts w:ascii="맑은 고딕" w:eastAsia="맑은 고딕" w:hAnsi="맑은 고딕" w:cs="맑은 고딕" w:hint="eastAsia"/>
          <w:sz w:val="22"/>
          <w:szCs w:val="22"/>
          <w:lang w:eastAsia="ko-KR"/>
        </w:rPr>
        <w:t>사용자의 개인 정보 및 복수의 후보 식사 유형들 중 어느 하나의 선호 식사 유형을 획득할 수 있다.</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시스템 장치는 선호 식사 유형에 기초하여</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선호 식사 유형이 반영된 복수의 후보 식단들을 획득할 수 있다.</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시스템 장치는 사용자의 개인 정보에 기초하여,</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사용자에게 개인화된 기준 영</w:t>
      </w:r>
      <w:r w:rsidR="0077305F">
        <w:rPr>
          <w:rFonts w:ascii="맑은 고딕" w:eastAsia="맑은 고딕" w:hAnsi="맑은 고딕" w:cs="맑은 고딕" w:hint="eastAsia"/>
          <w:sz w:val="22"/>
          <w:szCs w:val="22"/>
          <w:lang w:eastAsia="ko-KR"/>
        </w:rPr>
        <w:t>양</w:t>
      </w:r>
      <w:r w:rsidR="005E02BF">
        <w:rPr>
          <w:rFonts w:ascii="맑은 고딕" w:eastAsia="맑은 고딕" w:hAnsi="맑은 고딕" w:cs="맑은 고딕" w:hint="eastAsia"/>
          <w:sz w:val="22"/>
          <w:szCs w:val="22"/>
          <w:lang w:eastAsia="ko-KR"/>
        </w:rPr>
        <w:t xml:space="preserve"> 섭취 기준을 획득할 수 있다.</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시스템 장치는 영양 평가 모델을 이용하여 기준 영양 섭취 기준과 복수의 후보 식단들 각각에 포함된 복수의 후보 식단 영양들을 비교하여,</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복수의 후보 식단들 각각에 대한 복수의 영양 평가 점수들을 획득할 수 있다.</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 xml:space="preserve">시스템 </w:t>
      </w:r>
      <w:r w:rsidR="005E02BF">
        <w:rPr>
          <w:rFonts w:ascii="맑은 고딕" w:eastAsia="맑은 고딕" w:hAnsi="맑은 고딕" w:cs="맑은 고딕" w:hint="eastAsia"/>
          <w:sz w:val="22"/>
          <w:szCs w:val="22"/>
          <w:lang w:eastAsia="ko-KR"/>
        </w:rPr>
        <w:lastRenderedPageBreak/>
        <w:t>장치는 선호도 평가 모델을 이용하여,</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사용자의 개인 정보와 복수의 후보 식단들에 기초하여 복수의 후보 식단들 각각에 대한 사용자의 선호도를 나타내는 복수의 선호도 평가 점수들을 획득할 수 있다.</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시스템 장치는 조합 평가 모델을 이용하여,</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복수의 후보 식단들 각각에 포함된 복수의 음식 메뉴들 간의 조합도를 나타내는 복수의 조합 평가 점수들을 획득할 수 있다.</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시스템 장치는 복수의 영양 평가 점수들,</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복수의 선호도 평가 점수들 및 복수의 조합 평가 점수들에 기초하여 복수의 후보 식단들 중 최종 식단을 선별하여 제공할 수 있다.</w:t>
      </w:r>
    </w:p>
    <w:p w14:paraId="77F898C5" w14:textId="695D8F3C" w:rsidR="00375096" w:rsidRPr="00C30DE1" w:rsidRDefault="00375096" w:rsidP="00690D3C">
      <w:pPr>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hint="eastAsia"/>
          <w:lang w:eastAsia="ko-KR"/>
        </w:rPr>
        <w:t>본 개시의 일 실시예에서,</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상술한 방법들 중 어느 하나의 방법을 컴퓨터에서 실행시키기 위한 프로그램을 기록한 컴퓨터로 읽을 수 있는 기록 매체를 제공할 수 있다.</w:t>
      </w:r>
    </w:p>
    <w:p w14:paraId="6212F1EE" w14:textId="77777777"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【발명의 효과】</w:t>
      </w:r>
    </w:p>
    <w:p w14:paraId="6321C942" w14:textId="77777777"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【도면의 간단한 설명】</w:t>
      </w:r>
    </w:p>
    <w:p w14:paraId="77976F1E" w14:textId="712F634F" w:rsidR="00073C33" w:rsidRPr="00C30DE1" w:rsidRDefault="00073C33"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1은 본 발명의 실시예들에 따른 </w:t>
      </w:r>
      <w:r w:rsidR="000E3E33">
        <w:rPr>
          <w:rFonts w:ascii="맑은 고딕" w:eastAsia="맑은 고딕" w:hAnsi="맑은 고딕" w:cs="맑은 고딕" w:hint="eastAsia"/>
          <w:lang w:eastAsia="ko-KR"/>
        </w:rPr>
        <w:t>시스템 장치</w:t>
      </w:r>
      <w:r w:rsidR="00146199" w:rsidRPr="00C30DE1">
        <w:rPr>
          <w:rFonts w:ascii="맑은 고딕" w:eastAsia="맑은 고딕" w:hAnsi="맑은 고딕" w:cs="맑은 고딕" w:hint="eastAsia"/>
          <w:lang w:eastAsia="ko-KR"/>
        </w:rPr>
        <w:t>의 동작</w:t>
      </w:r>
      <w:r w:rsidR="007671D3" w:rsidRPr="00C30DE1">
        <w:rPr>
          <w:rFonts w:ascii="맑은 고딕" w:eastAsia="맑은 고딕" w:hAnsi="맑은 고딕" w:cs="맑은 고딕" w:hint="eastAsia"/>
          <w:lang w:eastAsia="ko-KR"/>
        </w:rPr>
        <w:t>을 설명하기 위한 도면이다.</w:t>
      </w:r>
    </w:p>
    <w:p w14:paraId="078EC13F" w14:textId="60F89963" w:rsidR="00073C33" w:rsidRPr="00C30DE1" w:rsidRDefault="00073C33"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2는 본 발명의 실시예들에 따른 </w:t>
      </w:r>
      <w:r w:rsidR="000E3E33">
        <w:rPr>
          <w:rFonts w:ascii="맑은 고딕" w:eastAsia="맑은 고딕" w:hAnsi="맑은 고딕" w:cs="맑은 고딕" w:hint="eastAsia"/>
          <w:lang w:eastAsia="ko-KR"/>
        </w:rPr>
        <w:t>시스템 장치</w:t>
      </w:r>
      <w:r w:rsidR="00146199" w:rsidRPr="00C30DE1">
        <w:rPr>
          <w:rFonts w:ascii="맑은 고딕" w:eastAsia="맑은 고딕" w:hAnsi="맑은 고딕" w:cs="맑은 고딕" w:hint="eastAsia"/>
          <w:lang w:eastAsia="ko-KR"/>
        </w:rPr>
        <w:t>의</w:t>
      </w:r>
      <w:r w:rsidR="007671D3" w:rsidRPr="00C30DE1">
        <w:rPr>
          <w:rFonts w:ascii="맑은 고딕" w:eastAsia="맑은 고딕" w:hAnsi="맑은 고딕" w:cs="맑은 고딕" w:hint="eastAsia"/>
          <w:lang w:eastAsia="ko-KR"/>
        </w:rPr>
        <w:t xml:space="preserve"> 구성을 설명하기 위한 도면이다.</w:t>
      </w:r>
    </w:p>
    <w:p w14:paraId="0A983E5E" w14:textId="6931F374" w:rsidR="00073C33" w:rsidRDefault="00073C33"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3은 본 발명의 실시예들에 따른 </w:t>
      </w:r>
      <w:r w:rsidR="000E3E33">
        <w:rPr>
          <w:rFonts w:ascii="맑은 고딕" w:eastAsia="맑은 고딕" w:hAnsi="맑은 고딕" w:cs="맑은 고딕" w:hint="eastAsia"/>
          <w:lang w:eastAsia="ko-KR"/>
        </w:rPr>
        <w:t>시스템 장치</w:t>
      </w:r>
      <w:r w:rsidR="00213AA9">
        <w:rPr>
          <w:rFonts w:ascii="맑은 고딕" w:eastAsia="맑은 고딕" w:hAnsi="맑은 고딕" w:cs="맑은 고딕" w:hint="eastAsia"/>
          <w:lang w:eastAsia="ko-KR"/>
        </w:rPr>
        <w:t xml:space="preserve">의 동작 </w:t>
      </w:r>
      <w:r w:rsidR="00286A60" w:rsidRPr="00C30DE1">
        <w:rPr>
          <w:rFonts w:ascii="맑은 고딕" w:eastAsia="맑은 고딕" w:hAnsi="맑은 고딕" w:cs="맑은 고딕" w:hint="eastAsia"/>
          <w:lang w:eastAsia="ko-KR"/>
        </w:rPr>
        <w:t xml:space="preserve">방법을 </w:t>
      </w:r>
      <w:r w:rsidR="007671D3" w:rsidRPr="00C30DE1">
        <w:rPr>
          <w:rFonts w:ascii="맑은 고딕" w:eastAsia="맑은 고딕" w:hAnsi="맑은 고딕" w:cs="맑은 고딕" w:hint="eastAsia"/>
          <w:lang w:eastAsia="ko-KR"/>
        </w:rPr>
        <w:t>설명하기 위한 순서도이다.</w:t>
      </w:r>
    </w:p>
    <w:p w14:paraId="3C558BD2" w14:textId="3CDA8028" w:rsidR="00E96486" w:rsidRPr="00E96486" w:rsidRDefault="00E96486"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w:t>
      </w:r>
      <w:r>
        <w:rPr>
          <w:rFonts w:ascii="맑은 고딕" w:eastAsia="맑은 고딕" w:hAnsi="맑은 고딕" w:cs="맑은 고딕"/>
          <w:lang w:eastAsia="ko-KR"/>
        </w:rPr>
        <w:t>4</w:t>
      </w:r>
      <w:r w:rsidRPr="00C30DE1">
        <w:rPr>
          <w:rFonts w:ascii="맑은 고딕" w:eastAsia="맑은 고딕" w:hAnsi="맑은 고딕" w:cs="맑은 고딕"/>
          <w:lang w:eastAsia="ko-KR"/>
        </w:rPr>
        <w:t xml:space="preserve">는 본 발명의 실시예들에 따른 </w:t>
      </w:r>
      <w:r>
        <w:rPr>
          <w:rFonts w:ascii="맑은 고딕" w:eastAsia="맑은 고딕" w:hAnsi="맑은 고딕" w:cs="맑은 고딕" w:hint="eastAsia"/>
          <w:lang w:eastAsia="ko-KR"/>
        </w:rPr>
        <w:t>사용자 인터페이스를 통하여 선택된 선호 식사 유형에 대응되는 복수의 후보 음식 메뉴들 중 복수의 음식 메뉴들을 선택하여 후보 식단을 획득하는 동작을 설명하기 위한 순서도이다.</w:t>
      </w:r>
    </w:p>
    <w:p w14:paraId="0D9D63A2" w14:textId="569054FB" w:rsidR="00073C33" w:rsidRPr="00C30DE1" w:rsidRDefault="00073C33"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w:t>
      </w:r>
      <w:r w:rsidR="00E96486">
        <w:rPr>
          <w:rFonts w:ascii="맑은 고딕" w:eastAsia="맑은 고딕" w:hAnsi="맑은 고딕" w:cs="맑은 고딕"/>
          <w:lang w:eastAsia="ko-KR"/>
        </w:rPr>
        <w:t>5</w:t>
      </w:r>
      <w:r w:rsidRPr="00C30DE1">
        <w:rPr>
          <w:rFonts w:ascii="맑은 고딕" w:eastAsia="맑은 고딕" w:hAnsi="맑은 고딕" w:cs="맑은 고딕"/>
          <w:lang w:eastAsia="ko-KR"/>
        </w:rPr>
        <w:t xml:space="preserve">는 본 발명의 실시예들에 따른 </w:t>
      </w:r>
      <w:r w:rsidR="006A5589">
        <w:rPr>
          <w:rFonts w:ascii="맑은 고딕" w:eastAsia="맑은 고딕" w:hAnsi="맑은 고딕" w:cs="맑은 고딕" w:hint="eastAsia"/>
          <w:lang w:eastAsia="ko-KR"/>
        </w:rPr>
        <w:t>복수의 후보 식사 유형들 중 어느 하나의 식사 유형을 선택할 수 있는 사용자 인터페이스를</w:t>
      </w:r>
      <w:r w:rsidR="000E3E33">
        <w:rPr>
          <w:rFonts w:ascii="맑은 고딕" w:eastAsia="맑은 고딕" w:hAnsi="맑은 고딕" w:cs="맑은 고딕" w:hint="eastAsia"/>
          <w:lang w:eastAsia="ko-KR"/>
        </w:rPr>
        <w:t xml:space="preserve"> 설명하기 위한 도면이다.</w:t>
      </w:r>
    </w:p>
    <w:p w14:paraId="67E69F78" w14:textId="10486628" w:rsidR="00117C6D" w:rsidRPr="00C30DE1" w:rsidRDefault="00073C33"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lastRenderedPageBreak/>
        <w:t>도 6</w:t>
      </w:r>
      <w:r w:rsidRPr="00C30DE1">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sidR="001B2A1D">
        <w:rPr>
          <w:rFonts w:ascii="맑은 고딕" w:eastAsia="맑은 고딕" w:hAnsi="맑은 고딕" w:cs="맑은 고딕" w:hint="eastAsia"/>
          <w:lang w:eastAsia="ko-KR"/>
        </w:rPr>
        <w:t>영양 평가 모델을 설명하기 위한 도면이다.</w:t>
      </w:r>
    </w:p>
    <w:p w14:paraId="1704ECD1" w14:textId="77F0846A" w:rsidR="00856048" w:rsidRDefault="00856048"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도</w:t>
      </w:r>
      <w:r w:rsidR="009430DB" w:rsidRPr="00C30DE1">
        <w:rPr>
          <w:rFonts w:ascii="맑은 고딕" w:eastAsia="맑은 고딕" w:hAnsi="맑은 고딕" w:cs="맑은 고딕"/>
          <w:lang w:eastAsia="ko-KR"/>
        </w:rPr>
        <w:t xml:space="preserve"> 7</w:t>
      </w:r>
      <w:r w:rsidR="009430DB" w:rsidRPr="00C30DE1">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sidR="001B2A1D">
        <w:rPr>
          <w:rFonts w:ascii="맑은 고딕" w:eastAsia="맑은 고딕" w:hAnsi="맑은 고딕" w:cs="맑은 고딕" w:hint="eastAsia"/>
          <w:lang w:eastAsia="ko-KR"/>
        </w:rPr>
        <w:t>선호도 평가 모델에 포함된 제1</w:t>
      </w:r>
      <w:r w:rsidR="001B2A1D">
        <w:rPr>
          <w:rFonts w:ascii="맑은 고딕" w:eastAsia="맑은 고딕" w:hAnsi="맑은 고딕" w:cs="맑은 고딕"/>
          <w:lang w:eastAsia="ko-KR"/>
        </w:rPr>
        <w:t xml:space="preserve"> </w:t>
      </w:r>
      <w:r w:rsidR="001B2A1D">
        <w:rPr>
          <w:rFonts w:ascii="맑은 고딕" w:eastAsia="맑은 고딕" w:hAnsi="맑은 고딕" w:cs="맑은 고딕" w:hint="eastAsia"/>
          <w:lang w:eastAsia="ko-KR"/>
        </w:rPr>
        <w:t>인공 지능 모델을 통하여 복수의 선호도 평가 점수들을 획득하는 동작을</w:t>
      </w:r>
      <w:r w:rsidR="000E3E33">
        <w:rPr>
          <w:rFonts w:ascii="맑은 고딕" w:eastAsia="맑은 고딕" w:hAnsi="맑은 고딕" w:cs="맑은 고딕" w:hint="eastAsia"/>
          <w:lang w:eastAsia="ko-KR"/>
        </w:rPr>
        <w:t xml:space="preserve"> 설명하기 위한 순서도이다.</w:t>
      </w:r>
    </w:p>
    <w:p w14:paraId="29A22052" w14:textId="44D028C5" w:rsidR="003A7CE3" w:rsidRPr="001B2A1D" w:rsidRDefault="003A7CE3" w:rsidP="003A7CE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w:t>
      </w:r>
      <w:r>
        <w:rPr>
          <w:rFonts w:ascii="맑은 고딕" w:eastAsia="맑은 고딕" w:hAnsi="맑은 고딕" w:cs="맑은 고딕"/>
          <w:lang w:eastAsia="ko-KR"/>
        </w:rPr>
        <w:t>8</w:t>
      </w:r>
      <w:r>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sidR="00B830EE">
        <w:rPr>
          <w:rFonts w:ascii="맑은 고딕" w:eastAsia="맑은 고딕" w:hAnsi="맑은 고딕" w:cs="맑은 고딕" w:hint="eastAsia"/>
          <w:lang w:eastAsia="ko-KR"/>
        </w:rPr>
        <w:t>조합 평가</w:t>
      </w:r>
      <w:r w:rsidR="001B2A1D">
        <w:rPr>
          <w:rFonts w:ascii="맑은 고딕" w:eastAsia="맑은 고딕" w:hAnsi="맑은 고딕" w:cs="맑은 고딕" w:hint="eastAsia"/>
          <w:lang w:eastAsia="ko-KR"/>
        </w:rPr>
        <w:t xml:space="preserve"> 모델에 포함된 제</w:t>
      </w:r>
      <w:r w:rsidR="00B830EE">
        <w:rPr>
          <w:rFonts w:ascii="맑은 고딕" w:eastAsia="맑은 고딕" w:hAnsi="맑은 고딕" w:cs="맑은 고딕"/>
          <w:lang w:eastAsia="ko-KR"/>
        </w:rPr>
        <w:t>2</w:t>
      </w:r>
      <w:r w:rsidR="001B2A1D">
        <w:rPr>
          <w:rFonts w:ascii="맑은 고딕" w:eastAsia="맑은 고딕" w:hAnsi="맑은 고딕" w:cs="맑은 고딕"/>
          <w:lang w:eastAsia="ko-KR"/>
        </w:rPr>
        <w:t xml:space="preserve"> </w:t>
      </w:r>
      <w:r w:rsidR="001B2A1D">
        <w:rPr>
          <w:rFonts w:ascii="맑은 고딕" w:eastAsia="맑은 고딕" w:hAnsi="맑은 고딕" w:cs="맑은 고딕" w:hint="eastAsia"/>
          <w:lang w:eastAsia="ko-KR"/>
        </w:rPr>
        <w:t xml:space="preserve">인공 지능 모델을 통하여 복수의 </w:t>
      </w:r>
      <w:r w:rsidR="00B830EE">
        <w:rPr>
          <w:rFonts w:ascii="맑은 고딕" w:eastAsia="맑은 고딕" w:hAnsi="맑은 고딕" w:cs="맑은 고딕" w:hint="eastAsia"/>
          <w:lang w:eastAsia="ko-KR"/>
        </w:rPr>
        <w:t>조합</w:t>
      </w:r>
      <w:r w:rsidR="001B2A1D">
        <w:rPr>
          <w:rFonts w:ascii="맑은 고딕" w:eastAsia="맑은 고딕" w:hAnsi="맑은 고딕" w:cs="맑은 고딕" w:hint="eastAsia"/>
          <w:lang w:eastAsia="ko-KR"/>
        </w:rPr>
        <w:t xml:space="preserve"> 평가 점수들을 획득하는 동작을 설명하기 위한 순서도이다.</w:t>
      </w:r>
    </w:p>
    <w:p w14:paraId="098AC666" w14:textId="6CCD64B3" w:rsidR="00665839" w:rsidRDefault="00665839" w:rsidP="00665839">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도</w:t>
      </w:r>
      <w:r w:rsidR="003A7CE3">
        <w:rPr>
          <w:rFonts w:ascii="맑은 고딕" w:eastAsia="맑은 고딕" w:hAnsi="맑은 고딕" w:cs="맑은 고딕"/>
          <w:lang w:eastAsia="ko-KR"/>
        </w:rPr>
        <w:t xml:space="preserve"> 9</w:t>
      </w:r>
      <w:r w:rsidR="003A7CE3">
        <w:rPr>
          <w:rFonts w:ascii="맑은 고딕" w:eastAsia="맑은 고딕" w:hAnsi="맑은 고딕" w:cs="맑은 고딕" w:hint="eastAsia"/>
          <w:lang w:eastAsia="ko-KR"/>
        </w:rPr>
        <w:t>는</w:t>
      </w:r>
      <w:r w:rsidRPr="00C30DE1">
        <w:rPr>
          <w:rFonts w:ascii="맑은 고딕" w:eastAsia="맑은 고딕" w:hAnsi="맑은 고딕" w:cs="맑은 고딕"/>
          <w:lang w:eastAsia="ko-KR"/>
        </w:rPr>
        <w:t xml:space="preserve"> 본 발명의 실시예들에 따른 </w:t>
      </w:r>
      <w:r w:rsidR="006168DB">
        <w:rPr>
          <w:rFonts w:ascii="맑은 고딕" w:eastAsia="맑은 고딕" w:hAnsi="맑은 고딕" w:cs="맑은 고딕" w:hint="eastAsia"/>
          <w:lang w:eastAsia="ko-KR"/>
        </w:rPr>
        <w:t>제1</w:t>
      </w:r>
      <w:r w:rsidR="006168DB">
        <w:rPr>
          <w:rFonts w:ascii="맑은 고딕" w:eastAsia="맑은 고딕" w:hAnsi="맑은 고딕" w:cs="맑은 고딕"/>
          <w:lang w:eastAsia="ko-KR"/>
        </w:rPr>
        <w:t xml:space="preserve"> </w:t>
      </w:r>
      <w:r w:rsidR="006168DB">
        <w:rPr>
          <w:rFonts w:ascii="맑은 고딕" w:eastAsia="맑은 고딕" w:hAnsi="맑은 고딕" w:cs="맑은 고딕" w:hint="eastAsia"/>
          <w:lang w:eastAsia="ko-KR"/>
        </w:rPr>
        <w:t>알고리즘과 제2</w:t>
      </w:r>
      <w:r w:rsidR="006168DB">
        <w:rPr>
          <w:rFonts w:ascii="맑은 고딕" w:eastAsia="맑은 고딕" w:hAnsi="맑은 고딕" w:cs="맑은 고딕"/>
          <w:lang w:eastAsia="ko-KR"/>
        </w:rPr>
        <w:t xml:space="preserve"> </w:t>
      </w:r>
      <w:r w:rsidR="006168DB">
        <w:rPr>
          <w:rFonts w:ascii="맑은 고딕" w:eastAsia="맑은 고딕" w:hAnsi="맑은 고딕" w:cs="맑은 고딕" w:hint="eastAsia"/>
          <w:lang w:eastAsia="ko-KR"/>
        </w:rPr>
        <w:t xml:space="preserve">알고리즘의 </w:t>
      </w:r>
      <w:r w:rsidR="00321286">
        <w:rPr>
          <w:rFonts w:ascii="맑은 고딕" w:eastAsia="맑은 고딕" w:hAnsi="맑은 고딕" w:cs="맑은 고딕" w:hint="eastAsia"/>
          <w:lang w:eastAsia="ko-KR"/>
        </w:rPr>
        <w:t>학습 과정과,</w:t>
      </w:r>
      <w:r w:rsidR="00321286">
        <w:rPr>
          <w:rFonts w:ascii="맑은 고딕" w:eastAsia="맑은 고딕" w:hAnsi="맑은 고딕" w:cs="맑은 고딕"/>
          <w:lang w:eastAsia="ko-KR"/>
        </w:rPr>
        <w:t xml:space="preserve"> </w:t>
      </w:r>
      <w:r w:rsidR="00321286">
        <w:rPr>
          <w:rFonts w:ascii="맑은 고딕" w:eastAsia="맑은 고딕" w:hAnsi="맑은 고딕" w:cs="맑은 고딕" w:hint="eastAsia"/>
          <w:lang w:eastAsia="ko-KR"/>
        </w:rPr>
        <w:t>훈련 데이터로 이용되는 그래프 정보를 설명하기 위한 도면이다.</w:t>
      </w:r>
    </w:p>
    <w:p w14:paraId="6CFB8664" w14:textId="03233B88" w:rsidR="000E3E33" w:rsidRPr="000E3E33" w:rsidRDefault="000E3E33"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w:t>
      </w:r>
      <w:r w:rsidR="00665839">
        <w:rPr>
          <w:rFonts w:ascii="맑은 고딕" w:eastAsia="맑은 고딕" w:hAnsi="맑은 고딕" w:cs="맑은 고딕"/>
          <w:lang w:eastAsia="ko-KR"/>
        </w:rPr>
        <w:t>10</w:t>
      </w:r>
      <w:r w:rsidRPr="00C30DE1">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sidR="00321286">
        <w:rPr>
          <w:rFonts w:ascii="맑은 고딕" w:eastAsia="맑은 고딕" w:hAnsi="맑은 고딕" w:cs="맑은 고딕" w:hint="eastAsia"/>
          <w:lang w:eastAsia="ko-KR"/>
        </w:rPr>
        <w:t>복수의 후보 식단들 중 최종 식단을 선별하는 동작을 설명하기 위한 순서도이다.</w:t>
      </w:r>
    </w:p>
    <w:p w14:paraId="1580A76C" w14:textId="77777777"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 xml:space="preserve">【발명을 실시하기 위한 구체적인 </w:t>
      </w:r>
      <w:commentRangeStart w:id="9"/>
      <w:r w:rsidRPr="00C30DE1">
        <w:rPr>
          <w:rFonts w:ascii="맑은 고딕" w:eastAsia="맑은 고딕" w:hAnsi="맑은 고딕" w:cs="맑은 고딕"/>
          <w:color w:val="0070C0"/>
          <w:lang w:eastAsia="ko-KR"/>
        </w:rPr>
        <w:t>내용</w:t>
      </w:r>
      <w:commentRangeEnd w:id="9"/>
      <w:r w:rsidR="004B1812">
        <w:rPr>
          <w:rStyle w:val="ac"/>
        </w:rPr>
        <w:commentReference w:id="9"/>
      </w:r>
      <w:r w:rsidRPr="00C30DE1">
        <w:rPr>
          <w:rFonts w:ascii="맑은 고딕" w:eastAsia="맑은 고딕" w:hAnsi="맑은 고딕" w:cs="맑은 고딕"/>
          <w:color w:val="0070C0"/>
          <w:lang w:eastAsia="ko-KR"/>
        </w:rPr>
        <w:t>】</w:t>
      </w:r>
    </w:p>
    <w:p w14:paraId="03A39223"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이하에서, 첨부된 도면을 참조하여 실시예들을 상세하게 설명한다.  그러나, </w:t>
      </w:r>
      <w:proofErr w:type="spellStart"/>
      <w:r w:rsidRPr="00C30DE1">
        <w:rPr>
          <w:rFonts w:ascii="맑은 고딕" w:eastAsia="맑은 고딕" w:hAnsi="맑은 고딕" w:cs="맑은 고딕"/>
          <w:lang w:eastAsia="ko-KR"/>
        </w:rPr>
        <w:t>실시예들에는</w:t>
      </w:r>
      <w:proofErr w:type="spellEnd"/>
      <w:r w:rsidRPr="00C30DE1">
        <w:rPr>
          <w:rFonts w:ascii="맑은 고딕" w:eastAsia="맑은 고딕" w:hAnsi="맑은 고딕" w:cs="맑은 고딕"/>
          <w:lang w:eastAsia="ko-KR"/>
        </w:rPr>
        <w:t xml:space="preserve"> 다양한 변경이 가해질 수 있어서 특허출원의 권리 범위가 이러한 실시예들에 의해 제한되거나 한정되는 것은 아니다.  실시예들에 대한 모든 변경, </w:t>
      </w:r>
      <w:proofErr w:type="spellStart"/>
      <w:r w:rsidRPr="00C30DE1">
        <w:rPr>
          <w:rFonts w:ascii="맑은 고딕" w:eastAsia="맑은 고딕" w:hAnsi="맑은 고딕" w:cs="맑은 고딕"/>
          <w:lang w:eastAsia="ko-KR"/>
        </w:rPr>
        <w:t>균등물</w:t>
      </w:r>
      <w:proofErr w:type="spellEnd"/>
      <w:r w:rsidRPr="00C30DE1">
        <w:rPr>
          <w:rFonts w:ascii="맑은 고딕" w:eastAsia="맑은 고딕" w:hAnsi="맑은 고딕" w:cs="맑은 고딕"/>
          <w:lang w:eastAsia="ko-KR"/>
        </w:rPr>
        <w:t xml:space="preserve"> 내지 대체물이 권리 범위에 포함되는 것으로 이해되어야 한다.</w:t>
      </w:r>
    </w:p>
    <w:p w14:paraId="3529E929"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실시예들에 대한 특정한 구조적 또는 기능적 설명들은 단지 예시를 위한 목적으로 개시된 것으로서, 다양한 형태로 변경되어 실시될 수 있다.  따라서, 실시예들은 특정한 개시형태로 한정되는 것이 아니며, 본 명세서의 범위는 기술적 사상에 포함되는 변경, </w:t>
      </w:r>
      <w:proofErr w:type="spellStart"/>
      <w:r w:rsidRPr="00C30DE1">
        <w:rPr>
          <w:rFonts w:ascii="맑은 고딕" w:eastAsia="맑은 고딕" w:hAnsi="맑은 고딕" w:cs="맑은 고딕"/>
          <w:lang w:eastAsia="ko-KR"/>
        </w:rPr>
        <w:t>균등물</w:t>
      </w:r>
      <w:proofErr w:type="spellEnd"/>
      <w:r w:rsidRPr="00C30DE1">
        <w:rPr>
          <w:rFonts w:ascii="맑은 고딕" w:eastAsia="맑은 고딕" w:hAnsi="맑은 고딕" w:cs="맑은 고딕"/>
          <w:lang w:eastAsia="ko-KR"/>
        </w:rPr>
        <w:t>, 또는 대체물을 포함한다.</w:t>
      </w:r>
    </w:p>
    <w:p w14:paraId="23E29653"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제1 또는 제2 등의 용어를 다양한 구성요소들을 설명하는데 사용될 수 있지만, 이런 용어들은 하나의 구성요소를 다른 구성요소로부터 구별하는 목적으로만 </w:t>
      </w:r>
      <w:r w:rsidRPr="00C30DE1">
        <w:rPr>
          <w:rFonts w:ascii="맑은 고딕" w:eastAsia="맑은 고딕" w:hAnsi="맑은 고딕" w:cs="맑은 고딕"/>
          <w:lang w:eastAsia="ko-KR"/>
        </w:rPr>
        <w:lastRenderedPageBreak/>
        <w:t>해석되어야 한다.  예를 들어, 제1 구성요소는 제2 구성요소로 명명될 수 있고, 유사하게 제2 구성요소는 제1 구성요소로도 명명될 수 있다.</w:t>
      </w:r>
    </w:p>
    <w:p w14:paraId="46ADAC1E"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또한, 일반적으로 사용되는 사전에 정의되어 있는 용어들은 명백하게 특별히 정의되어 있지 않는 한 이상적으로 또는 과도하게 해석되지 않는다. 특정한 경우 출원인이 임의로 선정한 용어도 있으며, 이 경우 해당되는 설명 부분에서 상세히 그 의미를 기재할 것이다. 따라서 본 개시에서 사용되는 용어는 단순한 용어의 명칭이 아닌, 그 용어가 가지는 의미와 본 개시의 전반에 걸친 내용을 토대로 정의되어야 한다.</w:t>
      </w:r>
    </w:p>
    <w:p w14:paraId="0FB0DD0F"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어떤 구성요소가 다른 구성요소에 "연결되어" 있다고 언급된 때에는, 그 다른 구성요소에 직접적으로 연결되어 있거나 또는 접속되어 있을 수도 있지만, 중간에 다른 구성요소가 존재할 수도 있다고 이해되어야 할 것이다.</w:t>
      </w:r>
    </w:p>
    <w:p w14:paraId="0F1D39FB"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실시예에서 사용한 용어는 단지 설명을 목적으로 사용된 것으로, 한정하려는 의도로 해석되어서는 안된다.  단수의 표현은 문맥상 명백하게 다르게 뜻하지 않는 한, 복수의 표현을 포함한다.  본 명세서에서, "포함하다" 또는 "가지다" 등의 용어는 명세서 상에 기재된 특징, 숫자, 단계, 동작, 구성요소, 부품 또는 이들을 조합한 것이 존재함을 지정하려는 것이지, 하나 또는 그 이상의 다른 특징들이나 숫자, 단계, 동작, 구성요소, 부품 또는 이들을 조합한 것들의 존재 또는 부가 가능성을 미리 배제하지 않는 것으로 이해되어야 한다.</w:t>
      </w:r>
    </w:p>
    <w:p w14:paraId="6F460821"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본 명세서 전체에서 어떤 부분이 어떤 구성요소를 “포함”한다고 할 때, 이는 특별히 반대되는 기재가 없는 한 다른 구성요소를 제외하는 것이 아니라, 다른 구성요소를 더 포함할 수 있음을 의미한다. 또한, 본 명세서에서 사용된 단수형은 문구에서 특별히 언급하지 않는 한 복수형도 포함한다. 또한, 명세서 전체에서 기재된 </w:t>
      </w:r>
      <w:r w:rsidRPr="00C30DE1">
        <w:rPr>
          <w:rFonts w:ascii="맑은 고딕" w:eastAsia="맑은 고딕" w:hAnsi="맑은 고딕" w:cs="맑은 고딕"/>
          <w:lang w:eastAsia="ko-KR"/>
        </w:rPr>
        <w:lastRenderedPageBreak/>
        <w:t>“a, b, 및 c 중 적어도 하나”의 표현은, ‘a 단독’, ‘b 단독’, ‘c 단독’, ‘a 및 b’, ‘a 및 c’, ‘b 및 c’, 또는 ‘</w:t>
      </w:r>
      <w:proofErr w:type="spellStart"/>
      <w:r w:rsidRPr="00C30DE1">
        <w:rPr>
          <w:rFonts w:ascii="맑은 고딕" w:eastAsia="맑은 고딕" w:hAnsi="맑은 고딕" w:cs="맑은 고딕"/>
          <w:lang w:eastAsia="ko-KR"/>
        </w:rPr>
        <w:t>a,b,c</w:t>
      </w:r>
      <w:proofErr w:type="spellEnd"/>
      <w:r w:rsidRPr="00C30DE1">
        <w:rPr>
          <w:rFonts w:ascii="맑은 고딕" w:eastAsia="맑은 고딕" w:hAnsi="맑은 고딕" w:cs="맑은 고딕"/>
          <w:lang w:eastAsia="ko-KR"/>
        </w:rPr>
        <w:t xml:space="preserve"> 모두’</w:t>
      </w:r>
      <w:proofErr w:type="spellStart"/>
      <w:r w:rsidRPr="00C30DE1">
        <w:rPr>
          <w:rFonts w:ascii="맑은 고딕" w:eastAsia="맑은 고딕" w:hAnsi="맑은 고딕" w:cs="맑은 고딕"/>
          <w:lang w:eastAsia="ko-KR"/>
        </w:rPr>
        <w:t>를</w:t>
      </w:r>
      <w:proofErr w:type="spellEnd"/>
      <w:r w:rsidRPr="00C30DE1">
        <w:rPr>
          <w:rFonts w:ascii="맑은 고딕" w:eastAsia="맑은 고딕" w:hAnsi="맑은 고딕" w:cs="맑은 고딕"/>
          <w:lang w:eastAsia="ko-KR"/>
        </w:rPr>
        <w:t xml:space="preserve"> 포괄할 수 있다.</w:t>
      </w:r>
    </w:p>
    <w:p w14:paraId="6CB2D1CC"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다르게 정의되지 않는 한, 기술적이거나 과학적인 용어를 포함해서 여기서 사용되는 모든 용어들은 실시예가 속하는 기술 분야에서 통상의 지식을 가진 자에 의해 일반적으로 이해되는 것과 동일한 의미를 가지고 있다.  일반적으로 사용되는 사전에 정의되어 있는 것과 같은 용어들은 관련 기술의 문맥 상 가지는 의미와 일치하는 의미를 가지는 것으로 해석되어야 하며, 본 출원에서 명백하게 정의하지 않는 한, 이상적이거나 과도하게 형식적인 의미로 해석되지 않는다.</w:t>
      </w:r>
    </w:p>
    <w:p w14:paraId="23276A09"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또한, 본 명세서에 기재된 “…부”, “…모듈” 등의 용어는 적어도 하나의 기능이나 동작을 처리하는 단위를 의미하며, 이는 하드웨어 또는 소프트웨어로 구현되거나 하드웨어와 소프트웨어의 결합으로 구현될 수 있다. 또한, 본 개시의 실시 예는 기능적인 블록 구성들 및 다양한 처리 단계들로 나타내어질 수 있다. 이러한 기능 블록들은 특정 기능들을 실행하는 다양한 개수의 하드웨어 또는/및 소프트웨어 구성들로 구현될 수 있다. 예를 들어, 본 개시의 실시 예는 하나 이상의 마이크로프로세서의 제어 또는 다른 제어 장치들에 의해서 다양한 기능들을 실행할 수 있는, 메모리, 프로세싱, 로직(logic), 룩 업 테이블(look-up table) 등과 같은 직접 회로 구성들을 채용할 수 있다. </w:t>
      </w:r>
    </w:p>
    <w:p w14:paraId="3A1B968A"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본 명세서에 첨부된 처리 흐름도 도면들의 각 블록과 흐름도 도면들의 조합들은 컴퓨터 프로그램 </w:t>
      </w:r>
      <w:proofErr w:type="spellStart"/>
      <w:r w:rsidRPr="00C30DE1">
        <w:rPr>
          <w:rFonts w:ascii="맑은 고딕" w:eastAsia="맑은 고딕" w:hAnsi="맑은 고딕" w:cs="맑은 고딕"/>
          <w:lang w:eastAsia="ko-KR"/>
        </w:rPr>
        <w:t>인스트럭션들에</w:t>
      </w:r>
      <w:proofErr w:type="spellEnd"/>
      <w:r w:rsidRPr="00C30DE1">
        <w:rPr>
          <w:rFonts w:ascii="맑은 고딕" w:eastAsia="맑은 고딕" w:hAnsi="맑은 고딕" w:cs="맑은 고딕"/>
          <w:lang w:eastAsia="ko-KR"/>
        </w:rPr>
        <w:t xml:space="preserve"> 의해 수행될 수 있다. 이들 컴퓨터 프로그램 </w:t>
      </w:r>
      <w:proofErr w:type="spellStart"/>
      <w:r w:rsidRPr="00C30DE1">
        <w:rPr>
          <w:rFonts w:ascii="맑은 고딕" w:eastAsia="맑은 고딕" w:hAnsi="맑은 고딕" w:cs="맑은 고딕"/>
          <w:lang w:eastAsia="ko-KR"/>
        </w:rPr>
        <w:t>인스트럭션들은</w:t>
      </w:r>
      <w:proofErr w:type="spellEnd"/>
      <w:r w:rsidRPr="00C30DE1">
        <w:rPr>
          <w:rFonts w:ascii="맑은 고딕" w:eastAsia="맑은 고딕" w:hAnsi="맑은 고딕" w:cs="맑은 고딕"/>
          <w:lang w:eastAsia="ko-KR"/>
        </w:rPr>
        <w:t xml:space="preserve"> 범용 컴퓨터, 특수용 컴퓨터 또는 기타 프로그램 가능한 데이터 프로세싱 장비의 프로세서에 탑재될 수 있으므로, 컴퓨터 또는 기타 프로그램 </w:t>
      </w:r>
      <w:r w:rsidRPr="00C30DE1">
        <w:rPr>
          <w:rFonts w:ascii="맑은 고딕" w:eastAsia="맑은 고딕" w:hAnsi="맑은 고딕" w:cs="맑은 고딕"/>
          <w:lang w:eastAsia="ko-KR"/>
        </w:rPr>
        <w:lastRenderedPageBreak/>
        <w:t xml:space="preserve">가능한 데이터 프로세싱 장비의 프로세서를 통해 수행되는 그 </w:t>
      </w:r>
      <w:proofErr w:type="spellStart"/>
      <w:r w:rsidRPr="00C30DE1">
        <w:rPr>
          <w:rFonts w:ascii="맑은 고딕" w:eastAsia="맑은 고딕" w:hAnsi="맑은 고딕" w:cs="맑은 고딕"/>
          <w:lang w:eastAsia="ko-KR"/>
        </w:rPr>
        <w:t>인스트럭션들이</w:t>
      </w:r>
      <w:proofErr w:type="spellEnd"/>
      <w:r w:rsidRPr="00C30DE1">
        <w:rPr>
          <w:rFonts w:ascii="맑은 고딕" w:eastAsia="맑은 고딕" w:hAnsi="맑은 고딕" w:cs="맑은 고딕"/>
          <w:lang w:eastAsia="ko-KR"/>
        </w:rPr>
        <w:t xml:space="preserve"> 흐름도 블록(들)에서 설명된 기능들을 수행하는 수단을 생성하게 된다. </w:t>
      </w:r>
    </w:p>
    <w:p w14:paraId="4F6AF99C"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이들 컴퓨터 프로그램 </w:t>
      </w:r>
      <w:proofErr w:type="spellStart"/>
      <w:r w:rsidRPr="00C30DE1">
        <w:rPr>
          <w:rFonts w:ascii="맑은 고딕" w:eastAsia="맑은 고딕" w:hAnsi="맑은 고딕" w:cs="맑은 고딕"/>
          <w:lang w:eastAsia="ko-KR"/>
        </w:rPr>
        <w:t>인스트럭션들은</w:t>
      </w:r>
      <w:proofErr w:type="spellEnd"/>
      <w:r w:rsidRPr="00C30DE1">
        <w:rPr>
          <w:rFonts w:ascii="맑은 고딕" w:eastAsia="맑은 고딕" w:hAnsi="맑은 고딕" w:cs="맑은 고딕"/>
          <w:lang w:eastAsia="ko-KR"/>
        </w:rPr>
        <w:t xml:space="preserve"> 특정 방식으로 기능을 구현하기 위해 컴퓨터 또는 기타 프로그램 가능한 데이터 프로세싱 장비를 지향할 수 있는 컴퓨터 이용 가능 또는 컴퓨터 판독 가능 메모리에 저장되는 것이 가능하며, 그 컴퓨터 이용가능 또는 컴퓨터 판독 가능 메모리에 저장된 </w:t>
      </w:r>
      <w:proofErr w:type="spellStart"/>
      <w:r w:rsidRPr="00C30DE1">
        <w:rPr>
          <w:rFonts w:ascii="맑은 고딕" w:eastAsia="맑은 고딕" w:hAnsi="맑은 고딕" w:cs="맑은 고딕"/>
          <w:lang w:eastAsia="ko-KR"/>
        </w:rPr>
        <w:t>인스트럭션들은</w:t>
      </w:r>
      <w:proofErr w:type="spellEnd"/>
      <w:r w:rsidRPr="00C30DE1">
        <w:rPr>
          <w:rFonts w:ascii="맑은 고딕" w:eastAsia="맑은 고딕" w:hAnsi="맑은 고딕" w:cs="맑은 고딕"/>
          <w:lang w:eastAsia="ko-KR"/>
        </w:rPr>
        <w:t xml:space="preserve"> 흐름도 블록(들)에서 설명된 기능을 수행하는 </w:t>
      </w:r>
      <w:proofErr w:type="spellStart"/>
      <w:r w:rsidRPr="00C30DE1">
        <w:rPr>
          <w:rFonts w:ascii="맑은 고딕" w:eastAsia="맑은 고딕" w:hAnsi="맑은 고딕" w:cs="맑은 고딕"/>
          <w:lang w:eastAsia="ko-KR"/>
        </w:rPr>
        <w:t>인스트럭션</w:t>
      </w:r>
      <w:proofErr w:type="spellEnd"/>
      <w:r w:rsidRPr="00C30DE1">
        <w:rPr>
          <w:rFonts w:ascii="맑은 고딕" w:eastAsia="맑은 고딕" w:hAnsi="맑은 고딕" w:cs="맑은 고딕"/>
          <w:lang w:eastAsia="ko-KR"/>
        </w:rPr>
        <w:t xml:space="preserve"> 수단을 내포하는 제조 품목을 생산하는 것도 가능하다. </w:t>
      </w:r>
    </w:p>
    <w:p w14:paraId="55F6A877"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컴퓨터 프로그램 </w:t>
      </w:r>
      <w:proofErr w:type="spellStart"/>
      <w:r w:rsidRPr="00C30DE1">
        <w:rPr>
          <w:rFonts w:ascii="맑은 고딕" w:eastAsia="맑은 고딕" w:hAnsi="맑은 고딕" w:cs="맑은 고딕"/>
          <w:lang w:eastAsia="ko-KR"/>
        </w:rPr>
        <w:t>인스트럭션들은</w:t>
      </w:r>
      <w:proofErr w:type="spellEnd"/>
      <w:r w:rsidRPr="00C30DE1">
        <w:rPr>
          <w:rFonts w:ascii="맑은 고딕" w:eastAsia="맑은 고딕" w:hAnsi="맑은 고딕" w:cs="맑은 고딕"/>
          <w:lang w:eastAsia="ko-KR"/>
        </w:rPr>
        <w:t xml:space="preserve"> 컴퓨터 또는 기타 프로그램 가능한 데이터 프로세싱 장비 상에 탑재되는 것도 가능하므로, 컴퓨터 또는 기타 프로그램 가능한 데이터 프로세싱 장비 상에서 일련의 동작 단계들이 수행되어 컴퓨터로 실행되는 프로세스를 생성해서 컴퓨터 또는 기타 프로그램 가능한 데이터 프로세싱 장비를 수행하는 </w:t>
      </w:r>
      <w:proofErr w:type="spellStart"/>
      <w:r w:rsidRPr="00C30DE1">
        <w:rPr>
          <w:rFonts w:ascii="맑은 고딕" w:eastAsia="맑은 고딕" w:hAnsi="맑은 고딕" w:cs="맑은 고딕"/>
          <w:lang w:eastAsia="ko-KR"/>
        </w:rPr>
        <w:t>인스트럭션들은</w:t>
      </w:r>
      <w:proofErr w:type="spellEnd"/>
      <w:r w:rsidRPr="00C30DE1">
        <w:rPr>
          <w:rFonts w:ascii="맑은 고딕" w:eastAsia="맑은 고딕" w:hAnsi="맑은 고딕" w:cs="맑은 고딕"/>
          <w:lang w:eastAsia="ko-KR"/>
        </w:rPr>
        <w:t xml:space="preserve"> 흐름도 블록(들)에서 설명된 기능들을 실행하기 위한 단계들을 제공하는 것도 가능하다.</w:t>
      </w:r>
    </w:p>
    <w:p w14:paraId="72A9D26A"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또한, 각 블록은 특정된 논리적 기능(들)을 실행하기 위한 하나 이상의 실행 가능한 </w:t>
      </w:r>
      <w:proofErr w:type="spellStart"/>
      <w:r w:rsidRPr="00C30DE1">
        <w:rPr>
          <w:rFonts w:ascii="맑은 고딕" w:eastAsia="맑은 고딕" w:hAnsi="맑은 고딕" w:cs="맑은 고딕"/>
          <w:lang w:eastAsia="ko-KR"/>
        </w:rPr>
        <w:t>인스트럭션들을</w:t>
      </w:r>
      <w:proofErr w:type="spellEnd"/>
      <w:r w:rsidRPr="00C30DE1">
        <w:rPr>
          <w:rFonts w:ascii="맑은 고딕" w:eastAsia="맑은 고딕" w:hAnsi="맑은 고딕" w:cs="맑은 고딕"/>
          <w:lang w:eastAsia="ko-KR"/>
        </w:rPr>
        <w:t xml:space="preserve"> 포함하는 모듈, 세그먼트 또는 코드의 일부를 나타낼 수 있다. 또, 몇 가지 대체 실행 </w:t>
      </w:r>
      <w:proofErr w:type="spellStart"/>
      <w:r w:rsidRPr="00C30DE1">
        <w:rPr>
          <w:rFonts w:ascii="맑은 고딕" w:eastAsia="맑은 고딕" w:hAnsi="맑은 고딕" w:cs="맑은 고딕"/>
          <w:lang w:eastAsia="ko-KR"/>
        </w:rPr>
        <w:t>예들에서는</w:t>
      </w:r>
      <w:proofErr w:type="spellEnd"/>
      <w:r w:rsidRPr="00C30DE1">
        <w:rPr>
          <w:rFonts w:ascii="맑은 고딕" w:eastAsia="맑은 고딕" w:hAnsi="맑은 고딕" w:cs="맑은 고딕"/>
          <w:lang w:eastAsia="ko-KR"/>
        </w:rPr>
        <w:t xml:space="preserve"> </w:t>
      </w:r>
      <w:proofErr w:type="spellStart"/>
      <w:r w:rsidRPr="00C30DE1">
        <w:rPr>
          <w:rFonts w:ascii="맑은 고딕" w:eastAsia="맑은 고딕" w:hAnsi="맑은 고딕" w:cs="맑은 고딕"/>
          <w:lang w:eastAsia="ko-KR"/>
        </w:rPr>
        <w:t>블록들에서</w:t>
      </w:r>
      <w:proofErr w:type="spellEnd"/>
      <w:r w:rsidRPr="00C30DE1">
        <w:rPr>
          <w:rFonts w:ascii="맑은 고딕" w:eastAsia="맑은 고딕" w:hAnsi="맑은 고딕" w:cs="맑은 고딕"/>
          <w:lang w:eastAsia="ko-KR"/>
        </w:rPr>
        <w:t xml:space="preserve"> 언급된 기능들이 순서를 벗어나서 발생하는 것도 가능할 수 있다. 예컨대, 잇달아 도시되어 있는 두 개의 블록들은 사실 실질적으로 동시에 수행되는 것도 가능하고 또는 그 블록들이 때때로 해당하는 기능에 따라 역순으로 수행되는 것도 가능하다.</w:t>
      </w:r>
    </w:p>
    <w:p w14:paraId="77FA3001" w14:textId="77777777" w:rsidR="00117C6D" w:rsidRPr="00C30DE1" w:rsidRDefault="00F96DF9">
      <w:pPr>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또한, 첨부 도면을 참조하여 설명함에 있어, 도면 부호에 관계없이 동일한 구성 요소는 동일한 참조부호를 부여하고 이에 대한 중복되는 설명은 생략하기로 </w:t>
      </w:r>
      <w:r w:rsidRPr="00C30DE1">
        <w:rPr>
          <w:rFonts w:ascii="맑은 고딕" w:eastAsia="맑은 고딕" w:hAnsi="맑은 고딕" w:cs="맑은 고딕"/>
          <w:lang w:eastAsia="ko-KR"/>
        </w:rPr>
        <w:lastRenderedPageBreak/>
        <w:t>한다.  실시예를 설명함에 있어서 관련된 공지 기술에 대한 구체적인 설명이 실시예의 요지를 불필요하게 흐릴 수 있다고 판단되는 경우 그 상세한 설명을 생략한다.</w:t>
      </w:r>
    </w:p>
    <w:p w14:paraId="523DB481" w14:textId="305FE687" w:rsidR="00024389" w:rsidRDefault="00FD3DD9" w:rsidP="00024389">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hint="eastAsia"/>
          <w:lang w:eastAsia="ko-KR"/>
        </w:rPr>
        <w:t xml:space="preserve">본 개시에 따른 </w:t>
      </w:r>
      <w:r w:rsidR="0084792C">
        <w:rPr>
          <w:rFonts w:ascii="맑은 고딕" w:eastAsia="맑은 고딕" w:hAnsi="맑은 고딕" w:cs="맑은 고딕" w:hint="eastAsia"/>
          <w:lang w:eastAsia="ko-KR"/>
        </w:rPr>
        <w:t>시스템</w:t>
      </w:r>
      <w:r w:rsidR="00FE2879" w:rsidRPr="00C30DE1">
        <w:rPr>
          <w:rFonts w:ascii="맑은 고딕" w:eastAsia="맑은 고딕" w:hAnsi="맑은 고딕" w:cs="맑은 고딕" w:hint="eastAsia"/>
          <w:lang w:eastAsia="ko-KR"/>
        </w:rPr>
        <w:t xml:space="preserve"> </w:t>
      </w:r>
      <w:r w:rsidR="00213AA9">
        <w:rPr>
          <w:rFonts w:ascii="맑은 고딕" w:eastAsia="맑은 고딕" w:hAnsi="맑은 고딕" w:cs="맑은 고딕" w:hint="eastAsia"/>
          <w:lang w:eastAsia="ko-KR"/>
        </w:rPr>
        <w:t xml:space="preserve">장치의 동작 </w:t>
      </w:r>
      <w:r w:rsidR="00FE2879" w:rsidRPr="00C30DE1">
        <w:rPr>
          <w:rFonts w:ascii="맑은 고딕" w:eastAsia="맑은 고딕" w:hAnsi="맑은 고딕" w:cs="맑은 고딕" w:hint="eastAsia"/>
          <w:lang w:eastAsia="ko-KR"/>
        </w:rPr>
        <w:t>방법</w:t>
      </w:r>
      <w:r w:rsidR="002F5C39" w:rsidRPr="00C30DE1">
        <w:rPr>
          <w:rFonts w:ascii="맑은 고딕" w:eastAsia="맑은 고딕" w:hAnsi="맑은 고딕" w:cs="맑은 고딕" w:hint="eastAsia"/>
          <w:lang w:eastAsia="ko-KR"/>
        </w:rPr>
        <w:t>은</w:t>
      </w:r>
      <w:r w:rsidR="00FE2879" w:rsidRPr="00C30DE1">
        <w:rPr>
          <w:rFonts w:ascii="맑은 고딕" w:eastAsia="맑은 고딕" w:hAnsi="맑은 고딕" w:cs="맑은 고딕"/>
          <w:lang w:eastAsia="ko-KR"/>
        </w:rPr>
        <w:t xml:space="preserve"> </w:t>
      </w:r>
      <w:r w:rsidR="00024389" w:rsidRPr="00C30DE1">
        <w:rPr>
          <w:rFonts w:ascii="맑은 고딕" w:eastAsia="맑은 고딕" w:hAnsi="맑은 고딕" w:cs="맑은 고딕"/>
          <w:lang w:eastAsia="ko-KR"/>
        </w:rPr>
        <w:t xml:space="preserve">퍼스널 컴퓨터, 랩톱 컴퓨터, 태블릿 컴퓨터, </w:t>
      </w:r>
      <w:r w:rsidR="007004EB" w:rsidRPr="00C30DE1">
        <w:rPr>
          <w:rFonts w:ascii="맑은 고딕" w:eastAsia="맑은 고딕" w:hAnsi="맑은 고딕" w:cs="맑은 고딕" w:hint="eastAsia"/>
          <w:lang w:eastAsia="ko-KR"/>
        </w:rPr>
        <w:t>노트북,</w:t>
      </w:r>
      <w:r w:rsidR="007004EB" w:rsidRPr="00C30DE1">
        <w:rPr>
          <w:rFonts w:ascii="맑은 고딕" w:eastAsia="맑은 고딕" w:hAnsi="맑은 고딕" w:cs="맑은 고딕"/>
          <w:lang w:eastAsia="ko-KR"/>
        </w:rPr>
        <w:t xml:space="preserve"> </w:t>
      </w:r>
      <w:r w:rsidR="00024389" w:rsidRPr="00C30DE1">
        <w:rPr>
          <w:rFonts w:ascii="맑은 고딕" w:eastAsia="맑은 고딕" w:hAnsi="맑은 고딕" w:cs="맑은 고딕"/>
          <w:lang w:eastAsia="ko-KR"/>
        </w:rPr>
        <w:t>스마트 폰</w:t>
      </w:r>
      <w:r w:rsidRPr="00C30DE1">
        <w:rPr>
          <w:rFonts w:ascii="맑은 고딕" w:eastAsia="맑은 고딕" w:hAnsi="맑은 고딕" w:cs="맑은 고딕"/>
          <w:lang w:eastAsia="ko-KR"/>
        </w:rPr>
        <w:t xml:space="preserve"> </w:t>
      </w:r>
      <w:r w:rsidR="00024389" w:rsidRPr="00C30DE1">
        <w:rPr>
          <w:rFonts w:ascii="맑은 고딕" w:eastAsia="맑은 고딕" w:hAnsi="맑은 고딕" w:cs="맑은 고딕"/>
          <w:lang w:eastAsia="ko-KR"/>
        </w:rPr>
        <w:t xml:space="preserve">등 다양한 형태의 </w:t>
      </w:r>
      <w:r w:rsidRPr="00C30DE1">
        <w:rPr>
          <w:rFonts w:ascii="맑은 고딕" w:eastAsia="맑은 고딕" w:hAnsi="맑은 고딕" w:cs="맑은 고딕" w:hint="eastAsia"/>
          <w:lang w:eastAsia="ko-KR"/>
        </w:rPr>
        <w:t>전자 장치에 의하여 구현될 수 있다.</w:t>
      </w:r>
    </w:p>
    <w:p w14:paraId="768D95DB" w14:textId="4B8F2866" w:rsidR="00DE7327" w:rsidRDefault="00DE7327" w:rsidP="00024389">
      <w:pPr>
        <w:widowControl w:val="0"/>
        <w:spacing w:line="360" w:lineRule="auto"/>
        <w:ind w:firstLine="800"/>
        <w:jc w:val="both"/>
        <w:rPr>
          <w:rFonts w:ascii="맑은 고딕" w:eastAsia="맑은 고딕" w:hAnsi="맑은 고딕" w:cs="맑은 고딕"/>
          <w:lang w:eastAsia="ko-KR"/>
        </w:rPr>
      </w:pPr>
    </w:p>
    <w:p w14:paraId="4E0DC066" w14:textId="5D06D487" w:rsidR="00DE7327" w:rsidRDefault="00114886" w:rsidP="00024389">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sidRPr="00114886">
        <w:rPr>
          <w:rFonts w:ascii="맑은 고딕" w:eastAsia="맑은 고딕" w:hAnsi="맑은 고딕" w:cs="맑은 고딕"/>
          <w:highlight w:val="yellow"/>
          <w:lang w:eastAsia="ko-KR"/>
        </w:rPr>
        <w:t>1&gt;</w:t>
      </w:r>
    </w:p>
    <w:p w14:paraId="2286255F" w14:textId="0DAC1D77"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1은 본 발명의 실시예들에 따른 </w:t>
      </w:r>
      <w:r>
        <w:rPr>
          <w:rFonts w:ascii="맑은 고딕" w:eastAsia="맑은 고딕" w:hAnsi="맑은 고딕" w:cs="맑은 고딕" w:hint="eastAsia"/>
          <w:lang w:eastAsia="ko-KR"/>
        </w:rPr>
        <w:t>시스템 장치</w:t>
      </w:r>
      <w:r w:rsidRPr="00C30DE1">
        <w:rPr>
          <w:rFonts w:ascii="맑은 고딕" w:eastAsia="맑은 고딕" w:hAnsi="맑은 고딕" w:cs="맑은 고딕" w:hint="eastAsia"/>
          <w:lang w:eastAsia="ko-KR"/>
        </w:rPr>
        <w:t>의 동작을 설명하기 위한 도면이다.</w:t>
      </w:r>
    </w:p>
    <w:p w14:paraId="1EF32138" w14:textId="1BEF2E8E" w:rsidR="00FF1A40" w:rsidRDefault="00FF1A40"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1</w:t>
      </w:r>
      <w:r>
        <w:rPr>
          <w:rFonts w:ascii="맑은 고딕" w:eastAsia="맑은 고딕" w:hAnsi="맑은 고딕" w:cs="맑은 고딕" w:hint="eastAsia"/>
          <w:lang w:eastAsia="ko-KR"/>
        </w:rPr>
        <w:t>을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1</w:t>
      </w:r>
      <w:r>
        <w:rPr>
          <w:rFonts w:ascii="맑은 고딕" w:eastAsia="맑은 고딕" w:hAnsi="맑은 고딕" w:cs="맑은 고딕" w:hint="eastAsia"/>
          <w:lang w:eastAsia="ko-KR"/>
        </w:rPr>
        <w:t>에는 시스템 장치(</w:t>
      </w:r>
      <w:r>
        <w:rPr>
          <w:rFonts w:ascii="맑은 고딕" w:eastAsia="맑은 고딕" w:hAnsi="맑은 고딕" w:cs="맑은 고딕"/>
          <w:lang w:eastAsia="ko-KR"/>
        </w:rPr>
        <w:t xml:space="preserve">100),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에 각각 제공되는 사용자의 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 xml:space="preserve"> 사용자의 개인 정보(</w:t>
      </w:r>
      <w:r>
        <w:rPr>
          <w:rFonts w:ascii="맑은 고딕" w:eastAsia="맑은 고딕" w:hAnsi="맑은 고딕" w:cs="맑은 고딕"/>
          <w:lang w:eastAsia="ko-KR"/>
        </w:rPr>
        <w:t xml:space="preserve">210) </w:t>
      </w:r>
      <w:r>
        <w:rPr>
          <w:rFonts w:ascii="맑은 고딕" w:eastAsia="맑은 고딕" w:hAnsi="맑은 고딕" w:cs="맑은 고딕" w:hint="eastAsia"/>
          <w:lang w:eastAsia="ko-KR"/>
        </w:rPr>
        <w:t>및 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로부터 획득된 최종 식단(</w:t>
      </w:r>
      <w:r>
        <w:rPr>
          <w:rFonts w:ascii="맑은 고딕" w:eastAsia="맑은 고딕" w:hAnsi="맑은 고딕" w:cs="맑은 고딕"/>
          <w:lang w:eastAsia="ko-KR"/>
        </w:rPr>
        <w:t>300)</w:t>
      </w:r>
      <w:r>
        <w:rPr>
          <w:rFonts w:ascii="맑은 고딕" w:eastAsia="맑은 고딕" w:hAnsi="맑은 고딕" w:cs="맑은 고딕" w:hint="eastAsia"/>
          <w:lang w:eastAsia="ko-KR"/>
        </w:rPr>
        <w:t>이 도시되어 있다.</w:t>
      </w:r>
    </w:p>
    <w:p w14:paraId="40ADB3C3" w14:textId="0B978EC5" w:rsidR="00FF1A40" w:rsidRDefault="00FF1A40" w:rsidP="00FF1A40">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사용자의 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을 획득하고,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획득된 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에 기초하여 복수의 후보 식단들(</w:t>
      </w:r>
      <w:r>
        <w:rPr>
          <w:rFonts w:ascii="맑은 고딕" w:eastAsia="맑은 고딕" w:hAnsi="맑은 고딕" w:cs="맑은 고딕"/>
          <w:lang w:eastAsia="ko-KR"/>
        </w:rPr>
        <w:t>111)</w:t>
      </w:r>
      <w:r>
        <w:rPr>
          <w:rFonts w:ascii="맑은 고딕" w:eastAsia="맑은 고딕" w:hAnsi="맑은 고딕" w:cs="맑은 고딕" w:hint="eastAsia"/>
          <w:lang w:eastAsia="ko-KR"/>
        </w:rPr>
        <w:t>을 획득할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3F0673">
        <w:rPr>
          <w:rFonts w:ascii="맑은 고딕" w:eastAsia="맑은 고딕" w:hAnsi="맑은 고딕" w:cs="맑은 고딕" w:hint="eastAsia"/>
          <w:lang w:eastAsia="ko-KR"/>
        </w:rPr>
        <w:t>사용자의 개인 정보(</w:t>
      </w:r>
      <w:r w:rsidR="003F0673">
        <w:rPr>
          <w:rFonts w:ascii="맑은 고딕" w:eastAsia="맑은 고딕" w:hAnsi="맑은 고딕" w:cs="맑은 고딕"/>
          <w:lang w:eastAsia="ko-KR"/>
        </w:rPr>
        <w:t>210)</w:t>
      </w:r>
      <w:r w:rsidR="003F0673">
        <w:rPr>
          <w:rFonts w:ascii="맑은 고딕" w:eastAsia="맑은 고딕" w:hAnsi="맑은 고딕" w:cs="맑은 고딕" w:hint="eastAsia"/>
          <w:lang w:eastAsia="ko-KR"/>
        </w:rPr>
        <w:t xml:space="preserve">에 기초하여 </w:t>
      </w:r>
      <w:r>
        <w:rPr>
          <w:rFonts w:ascii="맑은 고딕" w:eastAsia="맑은 고딕" w:hAnsi="맑은 고딕" w:cs="맑은 고딕" w:hint="eastAsia"/>
          <w:lang w:eastAsia="ko-KR"/>
        </w:rPr>
        <w:t>획득된 복수의 후보 식단들(</w:t>
      </w:r>
      <w:r w:rsidR="00D20ABC">
        <w:rPr>
          <w:rFonts w:ascii="맑은 고딕" w:eastAsia="맑은 고딕" w:hAnsi="맑은 고딕" w:cs="맑은 고딕"/>
          <w:lang w:eastAsia="ko-KR"/>
        </w:rPr>
        <w:t>111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각각의 영양,</w:t>
      </w:r>
      <w:r>
        <w:rPr>
          <w:rFonts w:ascii="맑은 고딕" w:eastAsia="맑은 고딕" w:hAnsi="맑은 고딕" w:cs="맑은 고딕"/>
          <w:lang w:eastAsia="ko-KR"/>
        </w:rPr>
        <w:t xml:space="preserve"> </w:t>
      </w:r>
      <w:r w:rsidR="00D20ABC">
        <w:rPr>
          <w:rFonts w:ascii="맑은 고딕" w:eastAsia="맑은 고딕" w:hAnsi="맑은 고딕" w:cs="맑은 고딕" w:hint="eastAsia"/>
          <w:lang w:eastAsia="ko-KR"/>
        </w:rPr>
        <w:t>사용자의 선호도 및 복수의 후보 식단들 각각에 포함된 복수의 음식 메뉴들 간의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조</w:t>
      </w:r>
      <w:r w:rsidR="00D20ABC">
        <w:rPr>
          <w:rFonts w:ascii="맑은 고딕" w:eastAsia="맑은 고딕" w:hAnsi="맑은 고딕" w:cs="맑은 고딕" w:hint="eastAsia"/>
          <w:lang w:eastAsia="ko-KR"/>
        </w:rPr>
        <w:t>합</w:t>
      </w:r>
      <w:r>
        <w:rPr>
          <w:rFonts w:ascii="맑은 고딕" w:eastAsia="맑은 고딕" w:hAnsi="맑은 고딕" w:cs="맑은 고딕" w:hint="eastAsia"/>
          <w:lang w:eastAsia="ko-KR"/>
        </w:rPr>
        <w:t>을 평가하여 복수의 평가 점수들을 획득할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획득된 복수의 평가 점수들에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sidR="00D20ABC">
        <w:rPr>
          <w:rFonts w:ascii="맑은 고딕" w:eastAsia="맑은 고딕" w:hAnsi="맑은 고딕" w:cs="맑은 고딕"/>
          <w:lang w:eastAsia="ko-KR"/>
        </w:rPr>
        <w:t>111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중 </w:t>
      </w:r>
      <w:r w:rsidR="00D20ABC">
        <w:rPr>
          <w:rFonts w:ascii="맑은 고딕" w:eastAsia="맑은 고딕" w:hAnsi="맑은 고딕" w:cs="맑은 고딕" w:hint="eastAsia"/>
          <w:lang w:eastAsia="ko-KR"/>
        </w:rPr>
        <w:t xml:space="preserve">최종 </w:t>
      </w:r>
      <w:r>
        <w:rPr>
          <w:rFonts w:ascii="맑은 고딕" w:eastAsia="맑은 고딕" w:hAnsi="맑은 고딕" w:cs="맑은 고딕" w:hint="eastAsia"/>
          <w:lang w:eastAsia="ko-KR"/>
        </w:rPr>
        <w:t>식단(</w:t>
      </w:r>
      <w:r w:rsidR="00D20ABC">
        <w:rPr>
          <w:rFonts w:ascii="맑은 고딕" w:eastAsia="맑은 고딕" w:hAnsi="맑은 고딕" w:cs="맑은 고딕"/>
          <w:lang w:eastAsia="ko-KR"/>
        </w:rPr>
        <w:t>3</w:t>
      </w:r>
      <w:r>
        <w:rPr>
          <w:rFonts w:ascii="맑은 고딕" w:eastAsia="맑은 고딕" w:hAnsi="맑은 고딕" w:cs="맑은 고딕"/>
          <w:lang w:eastAsia="ko-KR"/>
        </w:rPr>
        <w:t>00)</w:t>
      </w:r>
      <w:r>
        <w:rPr>
          <w:rFonts w:ascii="맑은 고딕" w:eastAsia="맑은 고딕" w:hAnsi="맑은 고딕" w:cs="맑은 고딕" w:hint="eastAsia"/>
          <w:lang w:eastAsia="ko-KR"/>
        </w:rPr>
        <w:t xml:space="preserve">을 선별하여 </w:t>
      </w:r>
      <w:r w:rsidR="00D20ABC">
        <w:rPr>
          <w:rFonts w:ascii="맑은 고딕" w:eastAsia="맑은 고딕" w:hAnsi="맑은 고딕" w:cs="맑은 고딕" w:hint="eastAsia"/>
          <w:lang w:eastAsia="ko-KR"/>
        </w:rPr>
        <w:t xml:space="preserve">사용자에게 </w:t>
      </w:r>
      <w:r>
        <w:rPr>
          <w:rFonts w:ascii="맑은 고딕" w:eastAsia="맑은 고딕" w:hAnsi="맑은 고딕" w:cs="맑은 고딕" w:hint="eastAsia"/>
          <w:lang w:eastAsia="ko-KR"/>
        </w:rPr>
        <w:t>제공할 수 있다.</w:t>
      </w:r>
    </w:p>
    <w:p w14:paraId="62D604FF" w14:textId="77777777" w:rsidR="00FF1A40" w:rsidRDefault="00FF1A40" w:rsidP="00FF1A40">
      <w:pPr>
        <w:spacing w:line="360" w:lineRule="auto"/>
        <w:ind w:firstLine="72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Pr>
          <w:rFonts w:asciiTheme="majorHAnsi" w:eastAsiaTheme="majorHAnsi" w:hAnsiTheme="majorHAnsi" w:cs="바탕체" w:hint="eastAsia"/>
          <w:color w:val="000000"/>
          <w:lang w:eastAsia="ko-KR"/>
        </w:rPr>
        <w:t>외부 전자 장치나 외부 서버와 통신을 수행하여 정보를 처리하는 서버를 의미할 수 있다.</w:t>
      </w:r>
      <w:r>
        <w:rPr>
          <w:rFonts w:asciiTheme="majorHAnsi" w:eastAsiaTheme="majorHAnsi" w:hAnsiTheme="majorHAnsi" w:cs="바탕체"/>
          <w:color w:val="000000"/>
          <w:lang w:eastAsia="ko-KR"/>
        </w:rPr>
        <w:t xml:space="preserve"> </w:t>
      </w:r>
      <w:r>
        <w:rPr>
          <w:rFonts w:asciiTheme="majorHAnsi" w:eastAsiaTheme="majorHAnsi" w:hAnsiTheme="majorHAnsi" w:cs="바탕체" w:hint="eastAsia"/>
          <w:color w:val="000000"/>
          <w:lang w:eastAsia="ko-KR"/>
        </w:rPr>
        <w:t>시스템 장치(</w:t>
      </w:r>
      <w:r>
        <w:rPr>
          <w:rFonts w:asciiTheme="majorHAnsi" w:eastAsiaTheme="majorHAnsi" w:hAnsiTheme="majorHAnsi" w:cs="바탕체"/>
          <w:color w:val="000000"/>
          <w:lang w:eastAsia="ko-KR"/>
        </w:rPr>
        <w:t>100)</w:t>
      </w:r>
      <w:r>
        <w:rPr>
          <w:rFonts w:asciiTheme="majorHAnsi" w:eastAsiaTheme="majorHAnsi" w:hAnsiTheme="majorHAnsi" w:cs="바탕체" w:hint="eastAsia"/>
          <w:color w:val="000000"/>
          <w:lang w:eastAsia="ko-KR"/>
        </w:rPr>
        <w:t xml:space="preserve">는 </w:t>
      </w:r>
      <w:r>
        <w:rPr>
          <w:rFonts w:asciiTheme="majorHAnsi" w:eastAsiaTheme="majorHAnsi" w:hAnsiTheme="majorHAnsi" w:cs="바탕체" w:hint="eastAsia"/>
          <w:color w:val="000000"/>
          <w:lang w:eastAsia="ko-KR"/>
        </w:rPr>
        <w:lastRenderedPageBreak/>
        <w:t>애플리케이션 서버, 컴퓨팅 서버, 데이터베이스 서버, 파일 서버 및 웹 서버 등을 포함하고,</w:t>
      </w:r>
      <w:r>
        <w:rPr>
          <w:rFonts w:asciiTheme="majorHAnsi" w:eastAsiaTheme="majorHAnsi" w:hAnsiTheme="majorHAnsi" w:cs="바탕체"/>
          <w:color w:val="000000"/>
          <w:lang w:eastAsia="ko-KR"/>
        </w:rPr>
        <w:t xml:space="preserve"> </w:t>
      </w:r>
      <w:r>
        <w:rPr>
          <w:rFonts w:asciiTheme="majorHAnsi" w:eastAsiaTheme="majorHAnsi" w:hAnsiTheme="majorHAnsi" w:cs="바탕체" w:hint="eastAsia"/>
          <w:color w:val="000000"/>
          <w:lang w:eastAsia="ko-KR"/>
        </w:rPr>
        <w:t>어느 하나로 제한되지 않는다.</w:t>
      </w:r>
    </w:p>
    <w:p w14:paraId="478A9D94" w14:textId="40538778" w:rsidR="00FF1A40" w:rsidRDefault="00FF1A40" w:rsidP="00FF1A40">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3F0673">
        <w:rPr>
          <w:rFonts w:ascii="맑은 고딕" w:eastAsia="맑은 고딕" w:hAnsi="맑은 고딕" w:cs="맑은 고딕" w:hint="eastAsia"/>
          <w:lang w:eastAsia="ko-KR"/>
        </w:rPr>
        <w:t>사용자 맞춤</w:t>
      </w:r>
      <w:r>
        <w:rPr>
          <w:rFonts w:ascii="맑은 고딕" w:eastAsia="맑은 고딕" w:hAnsi="맑은 고딕" w:cs="맑은 고딕" w:hint="eastAsia"/>
          <w:lang w:eastAsia="ko-KR"/>
        </w:rPr>
        <w:t xml:space="preserve"> 식단 제공 도구를 포함할 수 있다.</w:t>
      </w:r>
      <w:r>
        <w:rPr>
          <w:rFonts w:ascii="맑은 고딕" w:eastAsia="맑은 고딕" w:hAnsi="맑은 고딕" w:cs="맑은 고딕"/>
          <w:lang w:eastAsia="ko-KR"/>
        </w:rPr>
        <w:t xml:space="preserve"> </w:t>
      </w:r>
      <w:r w:rsidR="003F0673">
        <w:rPr>
          <w:rFonts w:ascii="맑은 고딕" w:eastAsia="맑은 고딕" w:hAnsi="맑은 고딕" w:cs="맑은 고딕" w:hint="eastAsia"/>
          <w:lang w:eastAsia="ko-KR"/>
        </w:rPr>
        <w:t>사용자 맞춤</w:t>
      </w:r>
      <w:r>
        <w:rPr>
          <w:rFonts w:ascii="맑은 고딕" w:eastAsia="맑은 고딕" w:hAnsi="맑은 고딕" w:cs="맑은 고딕" w:hint="eastAsia"/>
          <w:lang w:eastAsia="ko-KR"/>
        </w:rPr>
        <w:t xml:space="preserve"> 식단 제공 도구는 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에 </w:t>
      </w:r>
      <w:r w:rsidR="00657763">
        <w:rPr>
          <w:rFonts w:ascii="맑은 고딕" w:eastAsia="맑은 고딕" w:hAnsi="맑은 고딕" w:cs="맑은 고딕" w:hint="eastAsia"/>
          <w:lang w:eastAsia="ko-KR"/>
        </w:rPr>
        <w:t>사용자의 선호 식사 유형(</w:t>
      </w:r>
      <w:r w:rsidR="00657763">
        <w:rPr>
          <w:rFonts w:ascii="맑은 고딕" w:eastAsia="맑은 고딕" w:hAnsi="맑은 고딕" w:cs="맑은 고딕"/>
          <w:lang w:eastAsia="ko-KR"/>
        </w:rPr>
        <w:t xml:space="preserve">200) </w:t>
      </w:r>
      <w:r w:rsidR="00657763">
        <w:rPr>
          <w:rFonts w:ascii="맑은 고딕" w:eastAsia="맑은 고딕" w:hAnsi="맑은 고딕" w:cs="맑은 고딕" w:hint="eastAsia"/>
          <w:lang w:eastAsia="ko-KR"/>
        </w:rPr>
        <w:t xml:space="preserve">및 </w:t>
      </w:r>
      <w:r w:rsidR="003F0673">
        <w:rPr>
          <w:rFonts w:ascii="맑은 고딕" w:eastAsia="맑은 고딕" w:hAnsi="맑은 고딕" w:cs="맑은 고딕" w:hint="eastAsia"/>
          <w:lang w:eastAsia="ko-KR"/>
        </w:rPr>
        <w:t>사용자의 개인 정보(</w:t>
      </w:r>
      <w:r w:rsidR="003F0673">
        <w:rPr>
          <w:rFonts w:ascii="맑은 고딕" w:eastAsia="맑은 고딕" w:hAnsi="맑은 고딕" w:cs="맑은 고딕"/>
          <w:lang w:eastAsia="ko-KR"/>
        </w:rPr>
        <w:t>210)</w:t>
      </w:r>
      <w:r w:rsidR="00657763">
        <w:rPr>
          <w:rFonts w:ascii="맑은 고딕" w:eastAsia="맑은 고딕" w:hAnsi="맑은 고딕" w:cs="맑은 고딕" w:hint="eastAsia"/>
          <w:lang w:eastAsia="ko-KR"/>
        </w:rPr>
        <w:t>를</w:t>
      </w:r>
      <w:r>
        <w:rPr>
          <w:rFonts w:ascii="맑은 고딕" w:eastAsia="맑은 고딕" w:hAnsi="맑은 고딕" w:cs="맑은 고딕" w:hint="eastAsia"/>
          <w:lang w:eastAsia="ko-KR"/>
        </w:rPr>
        <w:t xml:space="preserve"> 제공하고,</w:t>
      </w:r>
      <w:r>
        <w:rPr>
          <w:rFonts w:ascii="맑은 고딕" w:eastAsia="맑은 고딕" w:hAnsi="맑은 고딕" w:cs="맑은 고딕"/>
          <w:lang w:eastAsia="ko-KR"/>
        </w:rPr>
        <w:t xml:space="preserve"> </w:t>
      </w:r>
      <w:r w:rsidR="003F0673">
        <w:rPr>
          <w:rFonts w:ascii="맑은 고딕" w:eastAsia="맑은 고딕" w:hAnsi="맑은 고딕" w:cs="맑은 고딕" w:hint="eastAsia"/>
          <w:lang w:eastAsia="ko-KR"/>
        </w:rPr>
        <w:t>사용자의 선호 식사 유형(</w:t>
      </w:r>
      <w:r w:rsidR="003F0673">
        <w:rPr>
          <w:rFonts w:ascii="맑은 고딕" w:eastAsia="맑은 고딕" w:hAnsi="맑은 고딕" w:cs="맑은 고딕"/>
          <w:lang w:eastAsia="ko-KR"/>
        </w:rPr>
        <w:t>200)</w:t>
      </w:r>
      <w:r w:rsidR="00A20271">
        <w:rPr>
          <w:rFonts w:ascii="맑은 고딕" w:eastAsia="맑은 고딕" w:hAnsi="맑은 고딕" w:cs="맑은 고딕" w:hint="eastAsia"/>
          <w:lang w:eastAsia="ko-KR"/>
        </w:rPr>
        <w:t>이 반영된 복수의 후보 식단들(</w:t>
      </w:r>
      <w:r w:rsidR="00A20271">
        <w:rPr>
          <w:rFonts w:ascii="맑은 고딕" w:eastAsia="맑은 고딕" w:hAnsi="맑은 고딕" w:cs="맑은 고딕"/>
          <w:lang w:eastAsia="ko-KR"/>
        </w:rPr>
        <w:t>111)</w:t>
      </w:r>
      <w:r w:rsidR="00A20271">
        <w:rPr>
          <w:rFonts w:ascii="맑은 고딕" w:eastAsia="맑은 고딕" w:hAnsi="맑은 고딕" w:cs="맑은 고딕" w:hint="eastAsia"/>
          <w:lang w:eastAsia="ko-KR"/>
        </w:rPr>
        <w:t>을,</w:t>
      </w:r>
      <w:r w:rsidR="00A20271">
        <w:rPr>
          <w:rFonts w:ascii="맑은 고딕" w:eastAsia="맑은 고딕" w:hAnsi="맑은 고딕" w:cs="맑은 고딕"/>
          <w:lang w:eastAsia="ko-KR"/>
        </w:rPr>
        <w:t xml:space="preserve"> </w:t>
      </w:r>
      <w:r w:rsidR="00A20271">
        <w:rPr>
          <w:rFonts w:ascii="맑은 고딕" w:eastAsia="맑은 고딕" w:hAnsi="맑은 고딕" w:cs="맑은 고딕" w:hint="eastAsia"/>
          <w:lang w:eastAsia="ko-KR"/>
        </w:rPr>
        <w:t>사용자의 개인 정보(</w:t>
      </w:r>
      <w:r w:rsidR="00A20271">
        <w:rPr>
          <w:rFonts w:ascii="맑은 고딕" w:eastAsia="맑은 고딕" w:hAnsi="맑은 고딕" w:cs="맑은 고딕"/>
          <w:lang w:eastAsia="ko-KR"/>
        </w:rPr>
        <w:t>210)</w:t>
      </w:r>
      <w:r w:rsidR="00A20271">
        <w:rPr>
          <w:rFonts w:ascii="맑은 고딕" w:eastAsia="맑은 고딕" w:hAnsi="맑은 고딕" w:cs="맑은 고딕" w:hint="eastAsia"/>
          <w:lang w:eastAsia="ko-KR"/>
        </w:rPr>
        <w:t>가 반영된 평가 모델을 이용하여 각 후보 식단에 대한 영양,</w:t>
      </w:r>
      <w:r w:rsidR="00A20271">
        <w:rPr>
          <w:rFonts w:ascii="맑은 고딕" w:eastAsia="맑은 고딕" w:hAnsi="맑은 고딕" w:cs="맑은 고딕"/>
          <w:lang w:eastAsia="ko-KR"/>
        </w:rPr>
        <w:t xml:space="preserve"> </w:t>
      </w:r>
      <w:r w:rsidR="00A20271">
        <w:rPr>
          <w:rFonts w:ascii="맑은 고딕" w:eastAsia="맑은 고딕" w:hAnsi="맑은 고딕" w:cs="맑은 고딕" w:hint="eastAsia"/>
          <w:lang w:eastAsia="ko-KR"/>
        </w:rPr>
        <w:t>사용자의 선호도 및 음식 메뉴의 조합 등을 평가하여 선별된 최종 식단(</w:t>
      </w:r>
      <w:r w:rsidR="00A20271">
        <w:rPr>
          <w:rFonts w:ascii="맑은 고딕" w:eastAsia="맑은 고딕" w:hAnsi="맑은 고딕" w:cs="맑은 고딕"/>
          <w:lang w:eastAsia="ko-KR"/>
        </w:rPr>
        <w:t>300)</w:t>
      </w:r>
      <w:r w:rsidR="00A20271">
        <w:rPr>
          <w:rFonts w:ascii="맑은 고딕" w:eastAsia="맑은 고딕" w:hAnsi="맑은 고딕" w:cs="맑은 고딕" w:hint="eastAsia"/>
          <w:lang w:eastAsia="ko-KR"/>
        </w:rPr>
        <w:t>을</w:t>
      </w:r>
      <w:r>
        <w:rPr>
          <w:rFonts w:ascii="맑은 고딕" w:eastAsia="맑은 고딕" w:hAnsi="맑은 고딕" w:cs="맑은 고딕" w:hint="eastAsia"/>
          <w:lang w:eastAsia="ko-KR"/>
        </w:rPr>
        <w:t xml:space="preserve"> 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로부터 획득할 수 있는 플랫폼,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어플리케이션 또는 웹 서버를 포함할 수 있다.</w:t>
      </w:r>
    </w:p>
    <w:p w14:paraId="1613BBDA" w14:textId="5F80E933" w:rsidR="00FF1A40" w:rsidRDefault="00FF1A40"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본 개시에 따른 </w:t>
      </w:r>
      <w:r w:rsidR="00A20271">
        <w:rPr>
          <w:rFonts w:ascii="맑은 고딕" w:eastAsia="맑은 고딕" w:hAnsi="맑은 고딕" w:cs="맑은 고딕" w:hint="eastAsia"/>
          <w:lang w:eastAsia="ko-KR"/>
        </w:rPr>
        <w:t>사용자 맞춤</w:t>
      </w:r>
      <w:r>
        <w:rPr>
          <w:rFonts w:ascii="맑은 고딕" w:eastAsia="맑은 고딕" w:hAnsi="맑은 고딕" w:cs="맑은 고딕" w:hint="eastAsia"/>
          <w:lang w:eastAsia="ko-KR"/>
        </w:rPr>
        <w:t xml:space="preserve"> 식단 제공 도구를 제공하는 전자 장치를 의미할 수도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A20271">
        <w:rPr>
          <w:rFonts w:ascii="맑은 고딕" w:eastAsia="맑은 고딕" w:hAnsi="맑은 고딕" w:cs="맑은 고딕" w:hint="eastAsia"/>
          <w:lang w:eastAsia="ko-KR"/>
        </w:rPr>
        <w:t>사용자 맞춤</w:t>
      </w:r>
      <w:r>
        <w:rPr>
          <w:rFonts w:ascii="맑은 고딕" w:eastAsia="맑은 고딕" w:hAnsi="맑은 고딕" w:cs="맑은 고딕" w:hint="eastAsia"/>
          <w:lang w:eastAsia="ko-KR"/>
        </w:rPr>
        <w:t xml:space="preserve"> 식단 제공 도구가 포함된 전자 장치,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예를 들어 </w:t>
      </w:r>
      <w:r>
        <w:rPr>
          <w:rFonts w:asciiTheme="majorHAnsi" w:eastAsiaTheme="majorHAnsi" w:hAnsiTheme="majorHAnsi" w:cs="바탕체" w:hint="eastAsia"/>
          <w:color w:val="000000"/>
          <w:lang w:eastAsia="ko-KR"/>
        </w:rPr>
        <w:t>노트북, 데스크톱(desktop), 랩톱(laptop), 태블릿 PC</w:t>
      </w:r>
      <w:r>
        <w:rPr>
          <w:rFonts w:asciiTheme="majorHAnsi" w:eastAsiaTheme="majorHAnsi" w:hAnsiTheme="majorHAnsi" w:cs="바탕체"/>
          <w:color w:val="000000"/>
          <w:lang w:eastAsia="ko-KR"/>
        </w:rPr>
        <w:t xml:space="preserve">, </w:t>
      </w:r>
      <w:r w:rsidRPr="00C30DE1">
        <w:rPr>
          <w:rFonts w:ascii="맑은 고딕" w:eastAsia="맑은 고딕" w:hAnsi="맑은 고딕" w:cs="맑은 고딕" w:hint="eastAsia"/>
          <w:lang w:eastAsia="ko-KR"/>
        </w:rPr>
        <w:t>스마트 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등을 포함할 수 있고,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어느 하나로 제한되지 않는다.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영상을 표시하는 디스플레이를 포함하고,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획득된 </w:t>
      </w:r>
      <w:r w:rsidR="00A20271">
        <w:rPr>
          <w:rFonts w:ascii="맑은 고딕" w:eastAsia="맑은 고딕" w:hAnsi="맑은 고딕" w:cs="맑은 고딕" w:hint="eastAsia"/>
          <w:lang w:eastAsia="ko-KR"/>
        </w:rPr>
        <w:t>최종</w:t>
      </w:r>
      <w:r>
        <w:rPr>
          <w:rFonts w:ascii="맑은 고딕" w:eastAsia="맑은 고딕" w:hAnsi="맑은 고딕" w:cs="맑은 고딕" w:hint="eastAsia"/>
          <w:lang w:eastAsia="ko-KR"/>
        </w:rPr>
        <w:t xml:space="preserve"> 식단(</w:t>
      </w:r>
      <w:r w:rsidR="00A20271">
        <w:rPr>
          <w:rFonts w:ascii="맑은 고딕" w:eastAsia="맑은 고딕" w:hAnsi="맑은 고딕" w:cs="맑은 고딕"/>
          <w:lang w:eastAsia="ko-KR"/>
        </w:rPr>
        <w:t>3</w:t>
      </w:r>
      <w:r>
        <w:rPr>
          <w:rFonts w:ascii="맑은 고딕" w:eastAsia="맑은 고딕" w:hAnsi="맑은 고딕" w:cs="맑은 고딕"/>
          <w:lang w:eastAsia="ko-KR"/>
        </w:rPr>
        <w:t>00)</w:t>
      </w:r>
      <w:r>
        <w:rPr>
          <w:rFonts w:ascii="맑은 고딕" w:eastAsia="맑은 고딕" w:hAnsi="맑은 고딕" w:cs="맑은 고딕" w:hint="eastAsia"/>
          <w:lang w:eastAsia="ko-KR"/>
        </w:rPr>
        <w:t>을 디스플레이에 표시하여 사용자에게 제공할 수 있다.</w:t>
      </w:r>
    </w:p>
    <w:p w14:paraId="7CFB564B" w14:textId="77777777" w:rsidR="00657763" w:rsidRDefault="00657763" w:rsidP="00DE7327">
      <w:pPr>
        <w:widowControl w:val="0"/>
        <w:spacing w:line="360" w:lineRule="auto"/>
        <w:ind w:firstLine="800"/>
        <w:jc w:val="both"/>
        <w:rPr>
          <w:rFonts w:ascii="맑은 고딕" w:eastAsia="맑은 고딕" w:hAnsi="맑은 고딕" w:cs="맑은 고딕"/>
          <w:lang w:eastAsia="ko-KR"/>
        </w:rPr>
      </w:pPr>
      <w:commentRangeStart w:id="10"/>
      <w:commentRangeStart w:id="11"/>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은 복수의 후보 식사 유형들 중 어느 하나의 후보 식사 유형을 의미할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식사 유형들 각각은 서로 다른 음식 메뉴의 카테고리(예를 들어 밥,</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국,</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일품요리,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메인 반찬,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반찬,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김치 등)의 조합을 포함하는 식사 유형일 수 있다.</w:t>
      </w:r>
      <w:r>
        <w:rPr>
          <w:rFonts w:ascii="맑은 고딕" w:eastAsia="맑은 고딕" w:hAnsi="맑은 고딕" w:cs="맑은 고딕"/>
          <w:lang w:eastAsia="ko-KR"/>
        </w:rPr>
        <w:t xml:space="preserve"> </w:t>
      </w:r>
      <w:commentRangeEnd w:id="10"/>
      <w:r w:rsidR="00C9359E">
        <w:rPr>
          <w:rStyle w:val="ac"/>
        </w:rPr>
        <w:commentReference w:id="10"/>
      </w:r>
      <w:commentRangeEnd w:id="11"/>
      <w:r w:rsidR="00E34F53">
        <w:rPr>
          <w:rStyle w:val="ac"/>
        </w:rPr>
        <w:commentReference w:id="11"/>
      </w:r>
    </w:p>
    <w:p w14:paraId="6234061C" w14:textId="6EDFEA2E" w:rsidR="00657763" w:rsidRDefault="00657763"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은 복수의 후보 식사 유형들 중 어느 하나의 후보 식사 유형이 사용자의 선호 식사 유형이라는 정보를 포함하거나,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혹은 복수의 후보 식사 유형들 중 어느 하나의 후보 식사 유형을 선택하라는 사용자 </w:t>
      </w:r>
      <w:r>
        <w:rPr>
          <w:rFonts w:ascii="맑은 고딕" w:eastAsia="맑은 고딕" w:hAnsi="맑은 고딕" w:cs="맑은 고딕" w:hint="eastAsia"/>
          <w:lang w:eastAsia="ko-KR"/>
        </w:rPr>
        <w:lastRenderedPageBreak/>
        <w:t>인터페이스를 통하여 선택된 선호 식사 유형에 대한 정보를 포함할 수 있다.</w:t>
      </w:r>
    </w:p>
    <w:p w14:paraId="70EF85C8" w14:textId="075A981A" w:rsidR="00657763" w:rsidRDefault="00657763"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입출력 인터페이스 또는 통신 인터페이스를 통하여 외부의 전자 장치나 외부의 서버로부터 </w:t>
      </w:r>
      <w:r w:rsidR="00CB4A3C">
        <w:rPr>
          <w:rFonts w:ascii="맑은 고딕" w:eastAsia="맑은 고딕" w:hAnsi="맑은 고딕" w:cs="맑은 고딕" w:hint="eastAsia"/>
          <w:lang w:eastAsia="ko-KR"/>
        </w:rPr>
        <w:t>선호 식사 유형</w:t>
      </w:r>
      <w:r>
        <w:rPr>
          <w:rFonts w:ascii="맑은 고딕" w:eastAsia="맑은 고딕" w:hAnsi="맑은 고딕" w:cs="맑은 고딕" w:hint="eastAsia"/>
          <w:lang w:eastAsia="ko-KR"/>
        </w:rPr>
        <w:t>(</w:t>
      </w:r>
      <w:r>
        <w:rPr>
          <w:rFonts w:ascii="맑은 고딕" w:eastAsia="맑은 고딕" w:hAnsi="맑은 고딕" w:cs="맑은 고딕"/>
          <w:lang w:eastAsia="ko-KR"/>
        </w:rPr>
        <w:t>200)</w:t>
      </w:r>
      <w:r>
        <w:rPr>
          <w:rFonts w:ascii="맑은 고딕" w:eastAsia="맑은 고딕" w:hAnsi="맑은 고딕" w:cs="맑은 고딕" w:hint="eastAsia"/>
          <w:lang w:eastAsia="ko-KR"/>
        </w:rPr>
        <w:t>을 획득할 수 있다.</w:t>
      </w:r>
      <w:r w:rsidR="00CB4A3C">
        <w:rPr>
          <w:rFonts w:ascii="맑은 고딕" w:eastAsia="맑은 고딕" w:hAnsi="맑은 고딕" w:cs="맑은 고딕"/>
          <w:lang w:eastAsia="ko-KR"/>
        </w:rPr>
        <w:t xml:space="preserve"> </w:t>
      </w:r>
      <w:r w:rsidR="00CB4A3C">
        <w:rPr>
          <w:rFonts w:ascii="맑은 고딕" w:eastAsia="맑은 고딕" w:hAnsi="맑은 고딕" w:cs="맑은 고딕" w:hint="eastAsia"/>
          <w:lang w:eastAsia="ko-KR"/>
        </w:rPr>
        <w:t>또한,</w:t>
      </w:r>
      <w:r w:rsidR="00CB4A3C">
        <w:rPr>
          <w:rFonts w:ascii="맑은 고딕" w:eastAsia="맑은 고딕" w:hAnsi="맑은 고딕" w:cs="맑은 고딕"/>
          <w:lang w:eastAsia="ko-KR"/>
        </w:rPr>
        <w:t xml:space="preserve"> </w:t>
      </w:r>
      <w:r w:rsidR="00CB4A3C">
        <w:rPr>
          <w:rFonts w:ascii="맑은 고딕" w:eastAsia="맑은 고딕" w:hAnsi="맑은 고딕" w:cs="맑은 고딕" w:hint="eastAsia"/>
          <w:lang w:eastAsia="ko-KR"/>
        </w:rPr>
        <w:t>시스템 장치(</w:t>
      </w:r>
      <w:r w:rsidR="00CB4A3C">
        <w:rPr>
          <w:rFonts w:ascii="맑은 고딕" w:eastAsia="맑은 고딕" w:hAnsi="맑은 고딕" w:cs="맑은 고딕"/>
          <w:lang w:eastAsia="ko-KR"/>
        </w:rPr>
        <w:t>100)</w:t>
      </w:r>
      <w:r w:rsidR="00CB4A3C">
        <w:rPr>
          <w:rFonts w:ascii="맑은 고딕" w:eastAsia="맑은 고딕" w:hAnsi="맑은 고딕" w:cs="맑은 고딕" w:hint="eastAsia"/>
          <w:lang w:eastAsia="ko-KR"/>
        </w:rPr>
        <w:t>는 디스플레이를 통하여 표시되는 사용자 인터페이스를 통하여 선호 식사 유형(</w:t>
      </w:r>
      <w:r w:rsidR="00CB4A3C">
        <w:rPr>
          <w:rFonts w:ascii="맑은 고딕" w:eastAsia="맑은 고딕" w:hAnsi="맑은 고딕" w:cs="맑은 고딕"/>
          <w:lang w:eastAsia="ko-KR"/>
        </w:rPr>
        <w:t>200)</w:t>
      </w:r>
      <w:r w:rsidR="00CB4A3C">
        <w:rPr>
          <w:rFonts w:ascii="맑은 고딕" w:eastAsia="맑은 고딕" w:hAnsi="맑은 고딕" w:cs="맑은 고딕" w:hint="eastAsia"/>
          <w:lang w:eastAsia="ko-KR"/>
        </w:rPr>
        <w:t>을 획득할 수도 있다.</w:t>
      </w:r>
    </w:p>
    <w:p w14:paraId="328892DC" w14:textId="44AA07DF" w:rsidR="00657763" w:rsidRDefault="00657763"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 xml:space="preserve">은 도 </w:t>
      </w:r>
      <w:r>
        <w:rPr>
          <w:rFonts w:ascii="맑은 고딕" w:eastAsia="맑은 고딕" w:hAnsi="맑은 고딕" w:cs="맑은 고딕"/>
          <w:lang w:eastAsia="ko-KR"/>
        </w:rPr>
        <w:t>4</w:t>
      </w:r>
      <w:r>
        <w:rPr>
          <w:rFonts w:ascii="맑은 고딕" w:eastAsia="맑은 고딕" w:hAnsi="맑은 고딕" w:cs="맑은 고딕" w:hint="eastAsia"/>
          <w:lang w:eastAsia="ko-KR"/>
        </w:rPr>
        <w:t>에서 후술하도록 한다.</w:t>
      </w:r>
    </w:p>
    <w:p w14:paraId="7A18BF89" w14:textId="716E9E1C" w:rsidR="00657763" w:rsidRDefault="00D66517" w:rsidP="00450592">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개인 정보(</w:t>
      </w:r>
      <w:r>
        <w:rPr>
          <w:rFonts w:ascii="맑은 고딕" w:eastAsia="맑은 고딕" w:hAnsi="맑은 고딕" w:cs="맑은 고딕"/>
          <w:lang w:eastAsia="ko-KR"/>
        </w:rPr>
        <w:t>210)</w:t>
      </w:r>
      <w:r>
        <w:rPr>
          <w:rFonts w:ascii="맑은 고딕" w:eastAsia="맑은 고딕" w:hAnsi="맑은 고딕" w:cs="맑은 고딕" w:hint="eastAsia"/>
          <w:lang w:eastAsia="ko-KR"/>
        </w:rPr>
        <w:t xml:space="preserve">는 </w:t>
      </w:r>
      <w:r w:rsidR="0060124E">
        <w:rPr>
          <w:rFonts w:ascii="맑은 고딕" w:eastAsia="맑은 고딕" w:hAnsi="맑은 고딕" w:cs="맑은 고딕" w:hint="eastAsia"/>
          <w:lang w:eastAsia="ko-KR"/>
        </w:rPr>
        <w:t>사용자의 나이,</w:t>
      </w:r>
      <w:r w:rsidR="0060124E">
        <w:rPr>
          <w:rFonts w:ascii="맑은 고딕" w:eastAsia="맑은 고딕" w:hAnsi="맑은 고딕" w:cs="맑은 고딕"/>
          <w:lang w:eastAsia="ko-KR"/>
        </w:rPr>
        <w:t xml:space="preserve"> </w:t>
      </w:r>
      <w:r w:rsidR="0060124E">
        <w:rPr>
          <w:rFonts w:ascii="맑은 고딕" w:eastAsia="맑은 고딕" w:hAnsi="맑은 고딕" w:cs="맑은 고딕" w:hint="eastAsia"/>
          <w:lang w:eastAsia="ko-KR"/>
        </w:rPr>
        <w:t>성별,</w:t>
      </w:r>
      <w:r w:rsidR="0060124E">
        <w:rPr>
          <w:rFonts w:ascii="맑은 고딕" w:eastAsia="맑은 고딕" w:hAnsi="맑은 고딕" w:cs="맑은 고딕"/>
          <w:lang w:eastAsia="ko-KR"/>
        </w:rPr>
        <w:t xml:space="preserve"> </w:t>
      </w:r>
      <w:r w:rsidR="0060124E">
        <w:rPr>
          <w:rFonts w:ascii="맑은 고딕" w:eastAsia="맑은 고딕" w:hAnsi="맑은 고딕" w:cs="맑은 고딕" w:hint="eastAsia"/>
          <w:lang w:eastAsia="ko-KR"/>
        </w:rPr>
        <w:t>체중 또는 신체 활동 수준 등의 개인 정보를 포함할 수 있다.</w:t>
      </w:r>
      <w:r w:rsidR="0060124E">
        <w:rPr>
          <w:rFonts w:ascii="맑은 고딕" w:eastAsia="맑은 고딕" w:hAnsi="맑은 고딕" w:cs="맑은 고딕"/>
          <w:lang w:eastAsia="ko-KR"/>
        </w:rPr>
        <w:t xml:space="preserve"> </w:t>
      </w:r>
      <w:r w:rsidR="0060124E">
        <w:rPr>
          <w:rFonts w:ascii="맑은 고딕" w:eastAsia="맑은 고딕" w:hAnsi="맑은 고딕" w:cs="맑은 고딕" w:hint="eastAsia"/>
          <w:lang w:eastAsia="ko-KR"/>
        </w:rPr>
        <w:t>다만,</w:t>
      </w:r>
      <w:r w:rsidR="0060124E">
        <w:rPr>
          <w:rFonts w:ascii="맑은 고딕" w:eastAsia="맑은 고딕" w:hAnsi="맑은 고딕" w:cs="맑은 고딕"/>
          <w:lang w:eastAsia="ko-KR"/>
        </w:rPr>
        <w:t xml:space="preserve"> </w:t>
      </w:r>
      <w:r w:rsidR="0060124E">
        <w:rPr>
          <w:rFonts w:ascii="맑은 고딕" w:eastAsia="맑은 고딕" w:hAnsi="맑은 고딕" w:cs="맑은 고딕" w:hint="eastAsia"/>
          <w:lang w:eastAsia="ko-KR"/>
        </w:rPr>
        <w:t>본 개시는 이에 제한되지 않고,</w:t>
      </w:r>
      <w:r w:rsidR="0060124E">
        <w:rPr>
          <w:rFonts w:ascii="맑은 고딕" w:eastAsia="맑은 고딕" w:hAnsi="맑은 고딕" w:cs="맑은 고딕"/>
          <w:lang w:eastAsia="ko-KR"/>
        </w:rPr>
        <w:t xml:space="preserve"> </w:t>
      </w:r>
      <w:r w:rsidR="0060124E">
        <w:rPr>
          <w:rFonts w:ascii="맑은 고딕" w:eastAsia="맑은 고딕" w:hAnsi="맑은 고딕" w:cs="맑은 고딕" w:hint="eastAsia"/>
          <w:lang w:eastAsia="ko-KR"/>
        </w:rPr>
        <w:t>사용자 개인 정보(</w:t>
      </w:r>
      <w:r w:rsidR="0060124E">
        <w:rPr>
          <w:rFonts w:ascii="맑은 고딕" w:eastAsia="맑은 고딕" w:hAnsi="맑은 고딕" w:cs="맑은 고딕"/>
          <w:lang w:eastAsia="ko-KR"/>
        </w:rPr>
        <w:t>210)</w:t>
      </w:r>
      <w:r w:rsidR="0060124E">
        <w:rPr>
          <w:rFonts w:ascii="맑은 고딕" w:eastAsia="맑은 고딕" w:hAnsi="맑은 고딕" w:cs="맑은 고딕" w:hint="eastAsia"/>
          <w:lang w:eastAsia="ko-KR"/>
        </w:rPr>
        <w:t>는 특정 음식 메뉴에 대한 사용자의 선호도,</w:t>
      </w:r>
      <w:r w:rsidR="0060124E">
        <w:rPr>
          <w:rFonts w:ascii="맑은 고딕" w:eastAsia="맑은 고딕" w:hAnsi="맑은 고딕" w:cs="맑은 고딕"/>
          <w:lang w:eastAsia="ko-KR"/>
        </w:rPr>
        <w:t xml:space="preserve"> </w:t>
      </w:r>
      <w:r w:rsidR="0060124E">
        <w:rPr>
          <w:rFonts w:ascii="맑은 고딕" w:eastAsia="맑은 고딕" w:hAnsi="맑은 고딕" w:cs="맑은 고딕" w:hint="eastAsia"/>
          <w:lang w:eastAsia="ko-KR"/>
        </w:rPr>
        <w:t>사용자의 식이 섭취 기록 등을 포함할 수도 있다.</w:t>
      </w:r>
    </w:p>
    <w:p w14:paraId="6262BF27" w14:textId="4AC7413A" w:rsidR="00347648" w:rsidRDefault="00347648"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후보 식단 생성 모듈(</w:t>
      </w:r>
      <w:r>
        <w:rPr>
          <w:rFonts w:ascii="맑은 고딕" w:eastAsia="맑은 고딕" w:hAnsi="맑은 고딕" w:cs="맑은 고딕"/>
          <w:lang w:eastAsia="ko-KR"/>
        </w:rPr>
        <w:t xml:space="preserve">110), </w:t>
      </w:r>
      <w:r>
        <w:rPr>
          <w:rFonts w:ascii="맑은 고딕" w:eastAsia="맑은 고딕" w:hAnsi="맑은 고딕" w:cs="맑은 고딕" w:hint="eastAsia"/>
          <w:lang w:eastAsia="ko-KR"/>
        </w:rPr>
        <w:t>점수 평가 모듈(</w:t>
      </w:r>
      <w:r>
        <w:rPr>
          <w:rFonts w:ascii="맑은 고딕" w:eastAsia="맑은 고딕" w:hAnsi="맑은 고딕" w:cs="맑은 고딕"/>
          <w:lang w:eastAsia="ko-KR"/>
        </w:rPr>
        <w:t xml:space="preserve">120) </w:t>
      </w:r>
      <w:r>
        <w:rPr>
          <w:rFonts w:ascii="맑은 고딕" w:eastAsia="맑은 고딕" w:hAnsi="맑은 고딕" w:cs="맑은 고딕" w:hint="eastAsia"/>
          <w:lang w:eastAsia="ko-KR"/>
        </w:rPr>
        <w:t>및 최종 식단 선별 모듈(</w:t>
      </w:r>
      <w:r>
        <w:rPr>
          <w:rFonts w:ascii="맑은 고딕" w:eastAsia="맑은 고딕" w:hAnsi="맑은 고딕" w:cs="맑은 고딕"/>
          <w:lang w:eastAsia="ko-KR"/>
        </w:rPr>
        <w:t>130)</w:t>
      </w:r>
      <w:r>
        <w:rPr>
          <w:rFonts w:ascii="맑은 고딕" w:eastAsia="맑은 고딕" w:hAnsi="맑은 고딕" w:cs="맑은 고딕" w:hint="eastAsia"/>
          <w:lang w:eastAsia="ko-KR"/>
        </w:rPr>
        <w:t>을 포함할 수 있다.</w:t>
      </w:r>
    </w:p>
    <w:p w14:paraId="06F028B3" w14:textId="3BB49993" w:rsidR="007F08CF" w:rsidRDefault="00347648" w:rsidP="00450592">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후보 식단 생성 모듈(</w:t>
      </w:r>
      <w:r>
        <w:rPr>
          <w:rFonts w:ascii="맑은 고딕" w:eastAsia="맑은 고딕" w:hAnsi="맑은 고딕" w:cs="맑은 고딕"/>
          <w:lang w:eastAsia="ko-KR"/>
        </w:rPr>
        <w:t>110)</w:t>
      </w:r>
      <w:r>
        <w:rPr>
          <w:rFonts w:ascii="맑은 고딕" w:eastAsia="맑은 고딕" w:hAnsi="맑은 고딕" w:cs="맑은 고딕" w:hint="eastAsia"/>
          <w:lang w:eastAsia="ko-KR"/>
        </w:rPr>
        <w:t>을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에 기초하여 복수의 후보 식단들(</w:t>
      </w:r>
      <w:r>
        <w:rPr>
          <w:rFonts w:ascii="맑은 고딕" w:eastAsia="맑은 고딕" w:hAnsi="맑은 고딕" w:cs="맑은 고딕"/>
          <w:lang w:eastAsia="ko-KR"/>
        </w:rPr>
        <w:t>111)</w:t>
      </w:r>
      <w:r>
        <w:rPr>
          <w:rFonts w:ascii="맑은 고딕" w:eastAsia="맑은 고딕" w:hAnsi="맑은 고딕" w:cs="맑은 고딕" w:hint="eastAsia"/>
          <w:lang w:eastAsia="ko-KR"/>
        </w:rPr>
        <w:t>을 획득할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후보 식단 생성 모듈(</w:t>
      </w:r>
      <w:r>
        <w:rPr>
          <w:rFonts w:ascii="맑은 고딕" w:eastAsia="맑은 고딕" w:hAnsi="맑은 고딕" w:cs="맑은 고딕"/>
          <w:lang w:eastAsia="ko-KR"/>
        </w:rPr>
        <w:t>110)</w:t>
      </w:r>
      <w:r>
        <w:rPr>
          <w:rFonts w:ascii="맑은 고딕" w:eastAsia="맑은 고딕" w:hAnsi="맑은 고딕" w:cs="맑은 고딕" w:hint="eastAsia"/>
          <w:lang w:eastAsia="ko-KR"/>
        </w:rPr>
        <w:t>의 동작 및 복수의 후보 식단들(</w:t>
      </w:r>
      <w:r w:rsidR="007F08CF">
        <w:rPr>
          <w:rFonts w:ascii="맑은 고딕" w:eastAsia="맑은 고딕" w:hAnsi="맑은 고딕" w:cs="맑은 고딕"/>
          <w:lang w:eastAsia="ko-KR"/>
        </w:rPr>
        <w:t>111</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을 획득하는 동작에 대하여는 도 </w:t>
      </w:r>
      <w:r>
        <w:rPr>
          <w:rFonts w:ascii="맑은 고딕" w:eastAsia="맑은 고딕" w:hAnsi="맑은 고딕" w:cs="맑은 고딕"/>
          <w:lang w:eastAsia="ko-KR"/>
        </w:rPr>
        <w:t>2</w:t>
      </w:r>
      <w:r w:rsidR="007F08CF">
        <w:rPr>
          <w:rFonts w:ascii="맑은 고딕" w:eastAsia="맑은 고딕" w:hAnsi="맑은 고딕" w:cs="맑은 고딕"/>
          <w:lang w:eastAsia="ko-KR"/>
        </w:rPr>
        <w:t xml:space="preserve">, </w:t>
      </w:r>
      <w:r w:rsidR="007F08CF">
        <w:rPr>
          <w:rFonts w:ascii="맑은 고딕" w:eastAsia="맑은 고딕" w:hAnsi="맑은 고딕" w:cs="맑은 고딕" w:hint="eastAsia"/>
          <w:lang w:eastAsia="ko-KR"/>
        </w:rPr>
        <w:t xml:space="preserve">도 </w:t>
      </w:r>
      <w:r w:rsidR="007F08CF">
        <w:rPr>
          <w:rFonts w:ascii="맑은 고딕" w:eastAsia="맑은 고딕" w:hAnsi="맑은 고딕" w:cs="맑은 고딕"/>
          <w:lang w:eastAsia="ko-KR"/>
        </w:rPr>
        <w:t xml:space="preserve">4 </w:t>
      </w:r>
      <w:r w:rsidR="007F08CF">
        <w:rPr>
          <w:rFonts w:ascii="맑은 고딕" w:eastAsia="맑은 고딕" w:hAnsi="맑은 고딕" w:cs="맑은 고딕" w:hint="eastAsia"/>
          <w:lang w:eastAsia="ko-KR"/>
        </w:rPr>
        <w:t>및</w:t>
      </w:r>
      <w:r>
        <w:rPr>
          <w:rFonts w:ascii="맑은 고딕" w:eastAsia="맑은 고딕" w:hAnsi="맑은 고딕" w:cs="맑은 고딕" w:hint="eastAsia"/>
          <w:lang w:eastAsia="ko-KR"/>
        </w:rPr>
        <w:t xml:space="preserve"> 도5에서 후술하도록 한다. </w:t>
      </w:r>
    </w:p>
    <w:p w14:paraId="60A06A72" w14:textId="1BAF825D" w:rsidR="00347648" w:rsidRDefault="00347648"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점수 평가 모듈(</w:t>
      </w:r>
      <w:r>
        <w:rPr>
          <w:rFonts w:ascii="맑은 고딕" w:eastAsia="맑은 고딕" w:hAnsi="맑은 고딕" w:cs="맑은 고딕"/>
          <w:lang w:eastAsia="ko-KR"/>
        </w:rPr>
        <w:t>120)</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sidR="00D50A0E">
        <w:rPr>
          <w:rFonts w:ascii="맑은 고딕" w:eastAsia="맑은 고딕" w:hAnsi="맑은 고딕" w:cs="맑은 고딕"/>
          <w:lang w:eastAsia="ko-KR"/>
        </w:rPr>
        <w:t>111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각각에 대응되는 복수의 평가 점수들을 획득할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점수 평가 모듈(</w:t>
      </w:r>
      <w:r>
        <w:rPr>
          <w:rFonts w:ascii="맑은 고딕" w:eastAsia="맑은 고딕" w:hAnsi="맑은 고딕" w:cs="맑은 고딕"/>
          <w:lang w:eastAsia="ko-KR"/>
        </w:rPr>
        <w:t>120)</w:t>
      </w:r>
      <w:r>
        <w:rPr>
          <w:rFonts w:ascii="맑은 고딕" w:eastAsia="맑은 고딕" w:hAnsi="맑은 고딕" w:cs="맑은 고딕" w:hint="eastAsia"/>
          <w:lang w:eastAsia="ko-KR"/>
        </w:rPr>
        <w:t>은 영양 평가 모델</w:t>
      </w:r>
      <w:r w:rsidR="00D50A0E">
        <w:rPr>
          <w:rFonts w:ascii="맑은 고딕" w:eastAsia="맑은 고딕" w:hAnsi="맑은 고딕" w:cs="맑은 고딕" w:hint="eastAsia"/>
          <w:lang w:eastAsia="ko-KR"/>
        </w:rPr>
        <w:t>(</w:t>
      </w:r>
      <w:r w:rsidR="00D50A0E">
        <w:rPr>
          <w:rFonts w:ascii="맑은 고딕" w:eastAsia="맑은 고딕" w:hAnsi="맑은 고딕" w:cs="맑은 고딕"/>
          <w:lang w:eastAsia="ko-KR"/>
        </w:rPr>
        <w:t>121)</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 </w:t>
      </w:r>
      <w:r w:rsidR="00D50A0E">
        <w:rPr>
          <w:rFonts w:ascii="맑은 고딕" w:eastAsia="맑은 고딕" w:hAnsi="맑은 고딕" w:cs="맑은 고딕" w:hint="eastAsia"/>
          <w:lang w:eastAsia="ko-KR"/>
        </w:rPr>
        <w:t xml:space="preserve">선호도 </w:t>
      </w:r>
      <w:r>
        <w:rPr>
          <w:rFonts w:ascii="맑은 고딕" w:eastAsia="맑은 고딕" w:hAnsi="맑은 고딕" w:cs="맑은 고딕" w:hint="eastAsia"/>
          <w:lang w:eastAsia="ko-KR"/>
        </w:rPr>
        <w:t>평가 모델</w:t>
      </w:r>
      <w:r w:rsidR="00D50A0E">
        <w:rPr>
          <w:rFonts w:ascii="맑은 고딕" w:eastAsia="맑은 고딕" w:hAnsi="맑은 고딕" w:cs="맑은 고딕"/>
          <w:lang w:eastAsia="ko-KR"/>
        </w:rPr>
        <w:t>(122)</w:t>
      </w:r>
      <w:r>
        <w:rPr>
          <w:rFonts w:ascii="맑은 고딕" w:eastAsia="맑은 고딕" w:hAnsi="맑은 고딕" w:cs="맑은 고딕"/>
          <w:lang w:eastAsia="ko-KR"/>
        </w:rPr>
        <w:t xml:space="preserve"> </w:t>
      </w:r>
      <w:r w:rsidR="00D50A0E">
        <w:rPr>
          <w:rFonts w:ascii="맑은 고딕" w:eastAsia="맑은 고딕" w:hAnsi="맑은 고딕" w:cs="맑은 고딕" w:hint="eastAsia"/>
          <w:lang w:eastAsia="ko-KR"/>
        </w:rPr>
        <w:t>및 조합 평가 모델(</w:t>
      </w:r>
      <w:r w:rsidR="00D50A0E">
        <w:rPr>
          <w:rFonts w:ascii="맑은 고딕" w:eastAsia="맑은 고딕" w:hAnsi="맑은 고딕" w:cs="맑은 고딕"/>
          <w:lang w:eastAsia="ko-KR"/>
        </w:rPr>
        <w:t>123)</w:t>
      </w:r>
      <w:r w:rsidR="00D50A0E">
        <w:rPr>
          <w:rFonts w:ascii="맑은 고딕" w:eastAsia="맑은 고딕" w:hAnsi="맑은 고딕" w:cs="맑은 고딕" w:hint="eastAsia"/>
          <w:lang w:eastAsia="ko-KR"/>
        </w:rPr>
        <w:t>을</w:t>
      </w:r>
      <w:r>
        <w:rPr>
          <w:rFonts w:ascii="맑은 고딕" w:eastAsia="맑은 고딕" w:hAnsi="맑은 고딕" w:cs="맑은 고딕" w:hint="eastAsia"/>
          <w:lang w:eastAsia="ko-KR"/>
        </w:rPr>
        <w:t xml:space="preserve"> 포함할 수 있다.</w:t>
      </w:r>
      <w:r>
        <w:rPr>
          <w:rFonts w:ascii="맑은 고딕" w:eastAsia="맑은 고딕" w:hAnsi="맑은 고딕" w:cs="맑은 고딕"/>
          <w:lang w:eastAsia="ko-KR"/>
        </w:rPr>
        <w:t xml:space="preserve"> </w:t>
      </w:r>
    </w:p>
    <w:p w14:paraId="75F0FEC0" w14:textId="1A746A8E" w:rsidR="00D50A0E" w:rsidRDefault="00347648"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점수 평가 모듈(</w:t>
      </w:r>
      <w:r>
        <w:rPr>
          <w:rFonts w:ascii="맑은 고딕" w:eastAsia="맑은 고딕" w:hAnsi="맑은 고딕" w:cs="맑은 고딕"/>
          <w:lang w:eastAsia="ko-KR"/>
        </w:rPr>
        <w:t>120)</w:t>
      </w:r>
      <w:r>
        <w:rPr>
          <w:rFonts w:ascii="맑은 고딕" w:eastAsia="맑은 고딕" w:hAnsi="맑은 고딕" w:cs="맑은 고딕" w:hint="eastAsia"/>
          <w:lang w:eastAsia="ko-KR"/>
        </w:rPr>
        <w:t>에 포함된 다양한 평가 모델들을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sidR="00D50A0E">
        <w:rPr>
          <w:rFonts w:ascii="맑은 고딕" w:eastAsia="맑은 고딕" w:hAnsi="맑은 고딕" w:cs="맑은 고딕"/>
          <w:lang w:eastAsia="ko-KR"/>
        </w:rPr>
        <w:t>111</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 각각에 대응되는 복수의 </w:t>
      </w:r>
      <w:r>
        <w:rPr>
          <w:rFonts w:ascii="맑은 고딕" w:eastAsia="맑은 고딕" w:hAnsi="맑은 고딕" w:cs="맑은 고딕" w:hint="eastAsia"/>
          <w:lang w:eastAsia="ko-KR"/>
        </w:rPr>
        <w:lastRenderedPageBreak/>
        <w:t>평가 점수들을 획득할 수 있다.</w:t>
      </w:r>
      <w:r>
        <w:rPr>
          <w:rFonts w:ascii="맑은 고딕" w:eastAsia="맑은 고딕" w:hAnsi="맑은 고딕" w:cs="맑은 고딕"/>
          <w:lang w:eastAsia="ko-KR"/>
        </w:rPr>
        <w:t xml:space="preserve"> </w:t>
      </w:r>
      <w:r w:rsidR="00D50A0E">
        <w:rPr>
          <w:rFonts w:ascii="맑은 고딕" w:eastAsia="맑은 고딕" w:hAnsi="맑은 고딕" w:cs="맑은 고딕" w:hint="eastAsia"/>
          <w:lang w:eastAsia="ko-KR"/>
        </w:rPr>
        <w:t>이때,</w:t>
      </w:r>
      <w:r w:rsidR="00D50A0E">
        <w:rPr>
          <w:rFonts w:ascii="맑은 고딕" w:eastAsia="맑은 고딕" w:hAnsi="맑은 고딕" w:cs="맑은 고딕"/>
          <w:lang w:eastAsia="ko-KR"/>
        </w:rPr>
        <w:t xml:space="preserve"> </w:t>
      </w:r>
      <w:r w:rsidR="00D50A0E">
        <w:rPr>
          <w:rFonts w:ascii="맑은 고딕" w:eastAsia="맑은 고딕" w:hAnsi="맑은 고딕" w:cs="맑은 고딕" w:hint="eastAsia"/>
          <w:lang w:eastAsia="ko-KR"/>
        </w:rPr>
        <w:t>복수의 평가 점수들은,</w:t>
      </w:r>
      <w:r w:rsidR="00D50A0E">
        <w:rPr>
          <w:rFonts w:ascii="맑은 고딕" w:eastAsia="맑은 고딕" w:hAnsi="맑은 고딕" w:cs="맑은 고딕"/>
          <w:lang w:eastAsia="ko-KR"/>
        </w:rPr>
        <w:t xml:space="preserve"> </w:t>
      </w:r>
      <w:r w:rsidR="00D50A0E">
        <w:rPr>
          <w:rFonts w:ascii="맑은 고딕" w:eastAsia="맑은 고딕" w:hAnsi="맑은 고딕" w:cs="맑은 고딕" w:hint="eastAsia"/>
          <w:lang w:eastAsia="ko-KR"/>
        </w:rPr>
        <w:t>영양 평가 모델(</w:t>
      </w:r>
      <w:r w:rsidR="00D50A0E">
        <w:rPr>
          <w:rFonts w:ascii="맑은 고딕" w:eastAsia="맑은 고딕" w:hAnsi="맑은 고딕" w:cs="맑은 고딕"/>
          <w:lang w:eastAsia="ko-KR"/>
        </w:rPr>
        <w:t>121)</w:t>
      </w:r>
      <w:r w:rsidR="00D50A0E">
        <w:rPr>
          <w:rFonts w:ascii="맑은 고딕" w:eastAsia="맑은 고딕" w:hAnsi="맑은 고딕" w:cs="맑은 고딕" w:hint="eastAsia"/>
          <w:lang w:eastAsia="ko-KR"/>
        </w:rPr>
        <w:t>을 통하여 획득된 복수의 영양 평가 점수들,</w:t>
      </w:r>
      <w:r w:rsidR="00D50A0E">
        <w:rPr>
          <w:rFonts w:ascii="맑은 고딕" w:eastAsia="맑은 고딕" w:hAnsi="맑은 고딕" w:cs="맑은 고딕"/>
          <w:lang w:eastAsia="ko-KR"/>
        </w:rPr>
        <w:t xml:space="preserve"> </w:t>
      </w:r>
      <w:r w:rsidR="00D50A0E">
        <w:rPr>
          <w:rFonts w:ascii="맑은 고딕" w:eastAsia="맑은 고딕" w:hAnsi="맑은 고딕" w:cs="맑은 고딕" w:hint="eastAsia"/>
          <w:lang w:eastAsia="ko-KR"/>
        </w:rPr>
        <w:t>선호도 평가 모델(</w:t>
      </w:r>
      <w:r w:rsidR="00D50A0E">
        <w:rPr>
          <w:rFonts w:ascii="맑은 고딕" w:eastAsia="맑은 고딕" w:hAnsi="맑은 고딕" w:cs="맑은 고딕"/>
          <w:lang w:eastAsia="ko-KR"/>
        </w:rPr>
        <w:t>122)</w:t>
      </w:r>
      <w:r w:rsidR="00D50A0E">
        <w:rPr>
          <w:rFonts w:ascii="맑은 고딕" w:eastAsia="맑은 고딕" w:hAnsi="맑은 고딕" w:cs="맑은 고딕" w:hint="eastAsia"/>
          <w:lang w:eastAsia="ko-KR"/>
        </w:rPr>
        <w:t>을 통하여 획득된 복수의 선호도 평가 점수들 및 조합 평가 모델(</w:t>
      </w:r>
      <w:r w:rsidR="00D50A0E">
        <w:rPr>
          <w:rFonts w:ascii="맑은 고딕" w:eastAsia="맑은 고딕" w:hAnsi="맑은 고딕" w:cs="맑은 고딕"/>
          <w:lang w:eastAsia="ko-KR"/>
        </w:rPr>
        <w:t>123)</w:t>
      </w:r>
      <w:r w:rsidR="00D50A0E">
        <w:rPr>
          <w:rFonts w:ascii="맑은 고딕" w:eastAsia="맑은 고딕" w:hAnsi="맑은 고딕" w:cs="맑은 고딕" w:hint="eastAsia"/>
          <w:lang w:eastAsia="ko-KR"/>
        </w:rPr>
        <w:t>을 통하여 획득된 복수의 조합 평가 점수들을 포함할 수 있다.</w:t>
      </w:r>
    </w:p>
    <w:p w14:paraId="7F288E5E" w14:textId="03775799" w:rsidR="00450592" w:rsidRDefault="00450592"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가 점수 평가 모듈(</w:t>
      </w:r>
      <w:r>
        <w:rPr>
          <w:rFonts w:ascii="맑은 고딕" w:eastAsia="맑은 고딕" w:hAnsi="맑은 고딕" w:cs="맑은 고딕"/>
          <w:lang w:eastAsia="ko-KR"/>
        </w:rPr>
        <w:t>120)</w:t>
      </w:r>
      <w:r>
        <w:rPr>
          <w:rFonts w:ascii="맑은 고딕" w:eastAsia="맑은 고딕" w:hAnsi="맑은 고딕" w:cs="맑은 고딕" w:hint="eastAsia"/>
          <w:lang w:eastAsia="ko-KR"/>
        </w:rPr>
        <w:t>을 통하여 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각각을 평가함에 있어,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개인 정보(</w:t>
      </w:r>
      <w:r>
        <w:rPr>
          <w:rFonts w:ascii="맑은 고딕" w:eastAsia="맑은 고딕" w:hAnsi="맑은 고딕" w:cs="맑은 고딕"/>
          <w:lang w:eastAsia="ko-KR"/>
        </w:rPr>
        <w:t>210)</w:t>
      </w:r>
      <w:r>
        <w:rPr>
          <w:rFonts w:ascii="맑은 고딕" w:eastAsia="맑은 고딕" w:hAnsi="맑은 고딕" w:cs="맑은 고딕" w:hint="eastAsia"/>
          <w:lang w:eastAsia="ko-KR"/>
        </w:rPr>
        <w:t>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이용될 수 있다.</w:t>
      </w:r>
    </w:p>
    <w:p w14:paraId="052087BD" w14:textId="2AF25FBB" w:rsidR="00347648" w:rsidRDefault="00347648"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점수 평가 모듈(</w:t>
      </w:r>
      <w:r>
        <w:rPr>
          <w:rFonts w:ascii="맑은 고딕" w:eastAsia="맑은 고딕" w:hAnsi="맑은 고딕" w:cs="맑은 고딕"/>
          <w:lang w:eastAsia="ko-KR"/>
        </w:rPr>
        <w:t>120)</w:t>
      </w:r>
      <w:r>
        <w:rPr>
          <w:rFonts w:ascii="맑은 고딕" w:eastAsia="맑은 고딕" w:hAnsi="맑은 고딕" w:cs="맑은 고딕" w:hint="eastAsia"/>
          <w:lang w:eastAsia="ko-KR"/>
        </w:rPr>
        <w:t>의 동작 및 점수 평가 모듈(</w:t>
      </w:r>
      <w:r>
        <w:rPr>
          <w:rFonts w:ascii="맑은 고딕" w:eastAsia="맑은 고딕" w:hAnsi="맑은 고딕" w:cs="맑은 고딕"/>
          <w:lang w:eastAsia="ko-KR"/>
        </w:rPr>
        <w:t>120)</w:t>
      </w:r>
      <w:r>
        <w:rPr>
          <w:rFonts w:ascii="맑은 고딕" w:eastAsia="맑은 고딕" w:hAnsi="맑은 고딕" w:cs="맑은 고딕" w:hint="eastAsia"/>
          <w:lang w:eastAsia="ko-KR"/>
        </w:rPr>
        <w:t xml:space="preserve">에 포함된 복수의 평가 모델들에 대하여는 도 </w:t>
      </w:r>
      <w:r>
        <w:rPr>
          <w:rFonts w:ascii="맑은 고딕" w:eastAsia="맑은 고딕" w:hAnsi="맑은 고딕" w:cs="맑은 고딕"/>
          <w:lang w:eastAsia="ko-KR"/>
        </w:rPr>
        <w:t>2</w:t>
      </w:r>
      <w:r w:rsidR="00D50A0E">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 도 </w:t>
      </w:r>
      <w:r>
        <w:rPr>
          <w:rFonts w:ascii="맑은 고딕" w:eastAsia="맑은 고딕" w:hAnsi="맑은 고딕" w:cs="맑은 고딕"/>
          <w:lang w:eastAsia="ko-KR"/>
        </w:rPr>
        <w:t>6</w:t>
      </w:r>
      <w:r w:rsidR="00D50A0E">
        <w:rPr>
          <w:rFonts w:ascii="맑은 고딕" w:eastAsia="맑은 고딕" w:hAnsi="맑은 고딕" w:cs="맑은 고딕"/>
          <w:lang w:eastAsia="ko-KR"/>
        </w:rPr>
        <w:t xml:space="preserve"> </w:t>
      </w:r>
      <w:r w:rsidR="00D50A0E">
        <w:rPr>
          <w:rFonts w:ascii="맑은 고딕" w:eastAsia="맑은 고딕" w:hAnsi="맑은 고딕" w:cs="맑은 고딕" w:hint="eastAsia"/>
          <w:lang w:eastAsia="ko-KR"/>
        </w:rPr>
        <w:t xml:space="preserve">내지 도 </w:t>
      </w:r>
      <w:r w:rsidR="00D50A0E">
        <w:rPr>
          <w:rFonts w:ascii="맑은 고딕" w:eastAsia="맑은 고딕" w:hAnsi="맑은 고딕" w:cs="맑은 고딕"/>
          <w:lang w:eastAsia="ko-KR"/>
        </w:rPr>
        <w:t>9</w:t>
      </w:r>
      <w:r>
        <w:rPr>
          <w:rFonts w:ascii="맑은 고딕" w:eastAsia="맑은 고딕" w:hAnsi="맑은 고딕" w:cs="맑은 고딕" w:hint="eastAsia"/>
          <w:lang w:eastAsia="ko-KR"/>
        </w:rPr>
        <w:t>에서 후술하도록 한다.</w:t>
      </w:r>
    </w:p>
    <w:p w14:paraId="18A55216" w14:textId="77777777" w:rsidR="00292626" w:rsidRDefault="00347648"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D50A0E">
        <w:rPr>
          <w:rFonts w:ascii="맑은 고딕" w:eastAsia="맑은 고딕" w:hAnsi="맑은 고딕" w:cs="맑은 고딕" w:hint="eastAsia"/>
          <w:lang w:eastAsia="ko-KR"/>
        </w:rPr>
        <w:t>최종</w:t>
      </w:r>
      <w:r>
        <w:rPr>
          <w:rFonts w:ascii="맑은 고딕" w:eastAsia="맑은 고딕" w:hAnsi="맑은 고딕" w:cs="맑은 고딕" w:hint="eastAsia"/>
          <w:lang w:eastAsia="ko-KR"/>
        </w:rPr>
        <w:t xml:space="preserve"> 식단 선별 모듈(</w:t>
      </w:r>
      <w:r>
        <w:rPr>
          <w:rFonts w:ascii="맑은 고딕" w:eastAsia="맑은 고딕" w:hAnsi="맑은 고딕" w:cs="맑은 고딕"/>
          <w:lang w:eastAsia="ko-KR"/>
        </w:rPr>
        <w:t>130)</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sidR="00D50A0E">
        <w:rPr>
          <w:rFonts w:ascii="맑은 고딕" w:eastAsia="맑은 고딕" w:hAnsi="맑은 고딕" w:cs="맑은 고딕"/>
          <w:lang w:eastAsia="ko-KR"/>
        </w:rPr>
        <w:t>111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중 </w:t>
      </w:r>
      <w:r w:rsidR="00D50A0E">
        <w:rPr>
          <w:rFonts w:ascii="맑은 고딕" w:eastAsia="맑은 고딕" w:hAnsi="맑은 고딕" w:cs="맑은 고딕" w:hint="eastAsia"/>
          <w:lang w:eastAsia="ko-KR"/>
        </w:rPr>
        <w:t>최종</w:t>
      </w:r>
      <w:r>
        <w:rPr>
          <w:rFonts w:ascii="맑은 고딕" w:eastAsia="맑은 고딕" w:hAnsi="맑은 고딕" w:cs="맑은 고딕" w:hint="eastAsia"/>
          <w:lang w:eastAsia="ko-KR"/>
        </w:rPr>
        <w:t xml:space="preserve"> 식단(</w:t>
      </w:r>
      <w:r w:rsidR="00D50A0E">
        <w:rPr>
          <w:rFonts w:ascii="맑은 고딕" w:eastAsia="맑은 고딕" w:hAnsi="맑은 고딕" w:cs="맑은 고딕"/>
          <w:lang w:eastAsia="ko-KR"/>
        </w:rPr>
        <w:t>3</w:t>
      </w:r>
      <w:r>
        <w:rPr>
          <w:rFonts w:ascii="맑은 고딕" w:eastAsia="맑은 고딕" w:hAnsi="맑은 고딕" w:cs="맑은 고딕"/>
          <w:lang w:eastAsia="ko-KR"/>
        </w:rPr>
        <w:t>00</w:t>
      </w:r>
      <w:r>
        <w:rPr>
          <w:rFonts w:ascii="맑은 고딕" w:eastAsia="맑은 고딕" w:hAnsi="맑은 고딕" w:cs="맑은 고딕" w:hint="eastAsia"/>
          <w:lang w:eastAsia="ko-KR"/>
        </w:rPr>
        <w:t>)을 선별할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복수의 평가 점수들에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 xml:space="preserve">300) </w:t>
      </w:r>
      <w:r>
        <w:rPr>
          <w:rFonts w:ascii="맑은 고딕" w:eastAsia="맑은 고딕" w:hAnsi="맑은 고딕" w:cs="맑은 고딕" w:hint="eastAsia"/>
          <w:lang w:eastAsia="ko-KR"/>
        </w:rPr>
        <w:t xml:space="preserve">중 </w:t>
      </w:r>
      <w:r w:rsidR="00292626">
        <w:rPr>
          <w:rFonts w:ascii="맑은 고딕" w:eastAsia="맑은 고딕" w:hAnsi="맑은 고딕" w:cs="맑은 고딕" w:hint="eastAsia"/>
          <w:lang w:eastAsia="ko-KR"/>
        </w:rPr>
        <w:t>최종</w:t>
      </w:r>
      <w:r>
        <w:rPr>
          <w:rFonts w:ascii="맑은 고딕" w:eastAsia="맑은 고딕" w:hAnsi="맑은 고딕" w:cs="맑은 고딕" w:hint="eastAsia"/>
          <w:lang w:eastAsia="ko-KR"/>
        </w:rPr>
        <w:t xml:space="preserve"> 식단(</w:t>
      </w:r>
      <w:r w:rsidR="00292626">
        <w:rPr>
          <w:rFonts w:ascii="맑은 고딕" w:eastAsia="맑은 고딕" w:hAnsi="맑은 고딕" w:cs="맑은 고딕"/>
          <w:lang w:eastAsia="ko-KR"/>
        </w:rPr>
        <w:t>3</w:t>
      </w:r>
      <w:r>
        <w:rPr>
          <w:rFonts w:ascii="맑은 고딕" w:eastAsia="맑은 고딕" w:hAnsi="맑은 고딕" w:cs="맑은 고딕"/>
          <w:lang w:eastAsia="ko-KR"/>
        </w:rPr>
        <w:t>00</w:t>
      </w:r>
      <w:r>
        <w:rPr>
          <w:rFonts w:ascii="맑은 고딕" w:eastAsia="맑은 고딕" w:hAnsi="맑은 고딕" w:cs="맑은 고딕" w:hint="eastAsia"/>
          <w:lang w:eastAsia="ko-KR"/>
        </w:rPr>
        <w:t>)을 획득할 수 있다.</w:t>
      </w:r>
      <w:r>
        <w:rPr>
          <w:rFonts w:ascii="맑은 고딕" w:eastAsia="맑은 고딕" w:hAnsi="맑은 고딕" w:cs="맑은 고딕"/>
          <w:lang w:eastAsia="ko-KR"/>
        </w:rPr>
        <w:t xml:space="preserve"> </w:t>
      </w:r>
    </w:p>
    <w:p w14:paraId="4C0400F3" w14:textId="2CFA0820" w:rsidR="00347648" w:rsidRDefault="00347648"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복수의 후보 식단들(</w:t>
      </w:r>
      <w:r>
        <w:rPr>
          <w:rFonts w:ascii="맑은 고딕" w:eastAsia="맑은 고딕" w:hAnsi="맑은 고딕" w:cs="맑은 고딕"/>
          <w:lang w:eastAsia="ko-KR"/>
        </w:rPr>
        <w:t xml:space="preserve">300) </w:t>
      </w:r>
      <w:r>
        <w:rPr>
          <w:rFonts w:ascii="맑은 고딕" w:eastAsia="맑은 고딕" w:hAnsi="맑은 고딕" w:cs="맑은 고딕" w:hint="eastAsia"/>
          <w:lang w:eastAsia="ko-KR"/>
        </w:rPr>
        <w:t>중,</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미리 설정된 개수만큼 평가 점수가 높은 순서대로 </w:t>
      </w:r>
      <w:r w:rsidR="00292626">
        <w:rPr>
          <w:rFonts w:ascii="맑은 고딕" w:eastAsia="맑은 고딕" w:hAnsi="맑은 고딕" w:cs="맑은 고딕" w:hint="eastAsia"/>
          <w:lang w:eastAsia="ko-KR"/>
        </w:rPr>
        <w:t>적어도 하나의 최종</w:t>
      </w:r>
      <w:r>
        <w:rPr>
          <w:rFonts w:ascii="맑은 고딕" w:eastAsia="맑은 고딕" w:hAnsi="맑은 고딕" w:cs="맑은 고딕" w:hint="eastAsia"/>
          <w:lang w:eastAsia="ko-KR"/>
        </w:rPr>
        <w:t xml:space="preserve"> 식단(</w:t>
      </w:r>
      <w:r w:rsidR="00292626">
        <w:rPr>
          <w:rFonts w:ascii="맑은 고딕" w:eastAsia="맑은 고딕" w:hAnsi="맑은 고딕" w:cs="맑은 고딕"/>
          <w:lang w:eastAsia="ko-KR"/>
        </w:rPr>
        <w:t>3</w:t>
      </w:r>
      <w:r>
        <w:rPr>
          <w:rFonts w:ascii="맑은 고딕" w:eastAsia="맑은 고딕" w:hAnsi="맑은 고딕" w:cs="맑은 고딕"/>
          <w:lang w:eastAsia="ko-KR"/>
        </w:rPr>
        <w:t>00)</w:t>
      </w:r>
      <w:r>
        <w:rPr>
          <w:rFonts w:ascii="맑은 고딕" w:eastAsia="맑은 고딕" w:hAnsi="맑은 고딕" w:cs="맑은 고딕" w:hint="eastAsia"/>
          <w:lang w:eastAsia="ko-KR"/>
        </w:rPr>
        <w:t>을 획득할 수</w:t>
      </w:r>
      <w:r w:rsidR="00292626">
        <w:rPr>
          <w:rFonts w:ascii="맑은 고딕" w:eastAsia="맑은 고딕" w:hAnsi="맑은 고딕" w:cs="맑은 고딕" w:hint="eastAsia"/>
          <w:lang w:eastAsia="ko-KR"/>
        </w:rPr>
        <w:t>도</w:t>
      </w:r>
      <w:r>
        <w:rPr>
          <w:rFonts w:ascii="맑은 고딕" w:eastAsia="맑은 고딕" w:hAnsi="맑은 고딕" w:cs="맑은 고딕" w:hint="eastAsia"/>
          <w:lang w:eastAsia="ko-KR"/>
        </w:rPr>
        <w:t xml:space="preserve">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평가 점수들을 이용하여 복수의 후보 식단들(</w:t>
      </w:r>
      <w:r>
        <w:rPr>
          <w:rFonts w:ascii="맑은 고딕" w:eastAsia="맑은 고딕" w:hAnsi="맑은 고딕" w:cs="맑은 고딕"/>
          <w:lang w:eastAsia="ko-KR"/>
        </w:rPr>
        <w:t xml:space="preserve">300) </w:t>
      </w:r>
      <w:r>
        <w:rPr>
          <w:rFonts w:ascii="맑은 고딕" w:eastAsia="맑은 고딕" w:hAnsi="맑은 고딕" w:cs="맑은 고딕" w:hint="eastAsia"/>
          <w:lang w:eastAsia="ko-KR"/>
        </w:rPr>
        <w:t xml:space="preserve">중 적어도 하나의 </w:t>
      </w:r>
      <w:r w:rsidR="00292626">
        <w:rPr>
          <w:rFonts w:ascii="맑은 고딕" w:eastAsia="맑은 고딕" w:hAnsi="맑은 고딕" w:cs="맑은 고딕" w:hint="eastAsia"/>
          <w:lang w:eastAsia="ko-KR"/>
        </w:rPr>
        <w:t>최종</w:t>
      </w:r>
      <w:r>
        <w:rPr>
          <w:rFonts w:ascii="맑은 고딕" w:eastAsia="맑은 고딕" w:hAnsi="맑은 고딕" w:cs="맑은 고딕" w:hint="eastAsia"/>
          <w:lang w:eastAsia="ko-KR"/>
        </w:rPr>
        <w:t xml:space="preserve"> 식단(</w:t>
      </w:r>
      <w:r w:rsidR="00292626">
        <w:rPr>
          <w:rFonts w:ascii="맑은 고딕" w:eastAsia="맑은 고딕" w:hAnsi="맑은 고딕" w:cs="맑은 고딕"/>
          <w:lang w:eastAsia="ko-KR"/>
        </w:rPr>
        <w:t>3</w:t>
      </w:r>
      <w:r>
        <w:rPr>
          <w:rFonts w:ascii="맑은 고딕" w:eastAsia="맑은 고딕" w:hAnsi="맑은 고딕" w:cs="맑은 고딕"/>
          <w:lang w:eastAsia="ko-KR"/>
        </w:rPr>
        <w:t>00</w:t>
      </w:r>
      <w:r>
        <w:rPr>
          <w:rFonts w:ascii="맑은 고딕" w:eastAsia="맑은 고딕" w:hAnsi="맑은 고딕" w:cs="맑은 고딕" w:hint="eastAsia"/>
          <w:lang w:eastAsia="ko-KR"/>
        </w:rPr>
        <w:t>)을 획득하는 방법은 다양하게 설정될 수 있음은 물론이다.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sidR="00292626">
        <w:rPr>
          <w:rFonts w:ascii="맑은 고딕" w:eastAsia="맑은 고딕" w:hAnsi="맑은 고딕" w:cs="맑은 고딕" w:hint="eastAsia"/>
          <w:lang w:eastAsia="ko-KR"/>
        </w:rPr>
        <w:t>최종</w:t>
      </w:r>
      <w:r>
        <w:rPr>
          <w:rFonts w:ascii="맑은 고딕" w:eastAsia="맑은 고딕" w:hAnsi="맑은 고딕" w:cs="맑은 고딕" w:hint="eastAsia"/>
          <w:lang w:eastAsia="ko-KR"/>
        </w:rPr>
        <w:t xml:space="preserve"> 식단 선별 모듈(</w:t>
      </w:r>
      <w:r>
        <w:rPr>
          <w:rFonts w:ascii="맑은 고딕" w:eastAsia="맑은 고딕" w:hAnsi="맑은 고딕" w:cs="맑은 고딕"/>
          <w:lang w:eastAsia="ko-KR"/>
        </w:rPr>
        <w:t>130)</w:t>
      </w:r>
      <w:r>
        <w:rPr>
          <w:rFonts w:ascii="맑은 고딕" w:eastAsia="맑은 고딕" w:hAnsi="맑은 고딕" w:cs="맑은 고딕" w:hint="eastAsia"/>
          <w:lang w:eastAsia="ko-KR"/>
        </w:rPr>
        <w:t xml:space="preserve">의 동작에 대하여는 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및 도</w:t>
      </w:r>
      <w:r>
        <w:rPr>
          <w:rFonts w:ascii="맑은 고딕" w:eastAsia="맑은 고딕" w:hAnsi="맑은 고딕" w:cs="맑은 고딕"/>
          <w:lang w:eastAsia="ko-KR"/>
        </w:rPr>
        <w:t xml:space="preserve"> </w:t>
      </w:r>
      <w:r w:rsidR="00292626">
        <w:rPr>
          <w:rFonts w:ascii="맑은 고딕" w:eastAsia="맑은 고딕" w:hAnsi="맑은 고딕" w:cs="맑은 고딕"/>
          <w:lang w:eastAsia="ko-KR"/>
        </w:rPr>
        <w:t>10</w:t>
      </w:r>
      <w:r>
        <w:rPr>
          <w:rFonts w:ascii="맑은 고딕" w:eastAsia="맑은 고딕" w:hAnsi="맑은 고딕" w:cs="맑은 고딕" w:hint="eastAsia"/>
          <w:lang w:eastAsia="ko-KR"/>
        </w:rPr>
        <w:t>에서 후술하도록 한다.</w:t>
      </w:r>
      <w:r>
        <w:rPr>
          <w:rFonts w:ascii="맑은 고딕" w:eastAsia="맑은 고딕" w:hAnsi="맑은 고딕" w:cs="맑은 고딕"/>
          <w:lang w:eastAsia="ko-KR"/>
        </w:rPr>
        <w:t xml:space="preserve"> </w:t>
      </w:r>
    </w:p>
    <w:p w14:paraId="0E6A59B9" w14:textId="117F2CFA" w:rsidR="00292626" w:rsidRDefault="00347648"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292626">
        <w:rPr>
          <w:rFonts w:ascii="맑은 고딕" w:eastAsia="맑은 고딕" w:hAnsi="맑은 고딕" w:cs="맑은 고딕" w:hint="eastAsia"/>
          <w:lang w:eastAsia="ko-KR"/>
        </w:rPr>
        <w:t>선호 식사 유형(</w:t>
      </w:r>
      <w:r w:rsidR="00292626">
        <w:rPr>
          <w:rFonts w:ascii="맑은 고딕" w:eastAsia="맑은 고딕" w:hAnsi="맑은 고딕" w:cs="맑은 고딕"/>
          <w:lang w:eastAsia="ko-KR"/>
        </w:rPr>
        <w:t>200)</w:t>
      </w:r>
      <w:r w:rsidR="00292626">
        <w:rPr>
          <w:rFonts w:ascii="맑은 고딕" w:eastAsia="맑은 고딕" w:hAnsi="맑은 고딕" w:cs="맑은 고딕" w:hint="eastAsia"/>
          <w:lang w:eastAsia="ko-KR"/>
        </w:rPr>
        <w:t>에</w:t>
      </w:r>
      <w:r>
        <w:rPr>
          <w:rFonts w:ascii="맑은 고딕" w:eastAsia="맑은 고딕" w:hAnsi="맑은 고딕" w:cs="맑은 고딕" w:hint="eastAsia"/>
          <w:lang w:eastAsia="ko-KR"/>
        </w:rPr>
        <w:t xml:space="preserve"> 기초하여 복수의 후보 식단들(</w:t>
      </w:r>
      <w:r w:rsidR="00292626">
        <w:rPr>
          <w:rFonts w:ascii="맑은 고딕" w:eastAsia="맑은 고딕" w:hAnsi="맑은 고딕" w:cs="맑은 고딕"/>
          <w:lang w:eastAsia="ko-KR"/>
        </w:rPr>
        <w:t>111</w:t>
      </w:r>
      <w:r>
        <w:rPr>
          <w:rFonts w:ascii="맑은 고딕" w:eastAsia="맑은 고딕" w:hAnsi="맑은 고딕" w:cs="맑은 고딕"/>
          <w:lang w:eastAsia="ko-KR"/>
        </w:rPr>
        <w:t>)</w:t>
      </w:r>
      <w:r w:rsidR="00292626">
        <w:rPr>
          <w:rFonts w:ascii="맑은 고딕" w:eastAsia="맑은 고딕" w:hAnsi="맑은 고딕" w:cs="맑은 고딕" w:hint="eastAsia"/>
          <w:lang w:eastAsia="ko-KR"/>
        </w:rPr>
        <w:t>을 생성함에 따라,</w:t>
      </w:r>
      <w:r>
        <w:rPr>
          <w:rFonts w:ascii="맑은 고딕" w:eastAsia="맑은 고딕" w:hAnsi="맑은 고딕" w:cs="맑은 고딕"/>
          <w:lang w:eastAsia="ko-KR"/>
        </w:rPr>
        <w:t xml:space="preserve"> </w:t>
      </w:r>
      <w:r w:rsidR="00292626">
        <w:rPr>
          <w:rFonts w:ascii="맑은 고딕" w:eastAsia="맑은 고딕" w:hAnsi="맑은 고딕" w:cs="맑은 고딕" w:hint="eastAsia"/>
          <w:lang w:eastAsia="ko-KR"/>
        </w:rPr>
        <w:t>사용자의 선호하는 식사 유형이 반영된 복수의 후보 식단들(</w:t>
      </w:r>
      <w:r w:rsidR="00292626">
        <w:rPr>
          <w:rFonts w:ascii="맑은 고딕" w:eastAsia="맑은 고딕" w:hAnsi="맑은 고딕" w:cs="맑은 고딕"/>
          <w:lang w:eastAsia="ko-KR"/>
        </w:rPr>
        <w:t>111)</w:t>
      </w:r>
      <w:r w:rsidR="00292626">
        <w:rPr>
          <w:rFonts w:ascii="맑은 고딕" w:eastAsia="맑은 고딕" w:hAnsi="맑은 고딕" w:cs="맑은 고딕" w:hint="eastAsia"/>
          <w:lang w:eastAsia="ko-KR"/>
        </w:rPr>
        <w:t>을 생성할 수 있다.</w:t>
      </w:r>
    </w:p>
    <w:p w14:paraId="56ED3D27" w14:textId="3F69324F" w:rsidR="00292626" w:rsidRDefault="00292626"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lastRenderedPageBreak/>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사용자 개인 정보(</w:t>
      </w:r>
      <w:r>
        <w:rPr>
          <w:rFonts w:ascii="맑은 고딕" w:eastAsia="맑은 고딕" w:hAnsi="맑은 고딕" w:cs="맑은 고딕"/>
          <w:lang w:eastAsia="ko-KR"/>
        </w:rPr>
        <w:t>210)</w:t>
      </w:r>
      <w:r>
        <w:rPr>
          <w:rFonts w:ascii="맑은 고딕" w:eastAsia="맑은 고딕" w:hAnsi="맑은 고딕" w:cs="맑은 고딕" w:hint="eastAsia"/>
          <w:lang w:eastAsia="ko-KR"/>
        </w:rPr>
        <w:t>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각각을 평가함에 따라,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맞춤으로 제공될 수 있는,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개인화된 최종 식단(</w:t>
      </w:r>
      <w:r>
        <w:rPr>
          <w:rFonts w:ascii="맑은 고딕" w:eastAsia="맑은 고딕" w:hAnsi="맑은 고딕" w:cs="맑은 고딕"/>
          <w:lang w:eastAsia="ko-KR"/>
        </w:rPr>
        <w:t>300)</w:t>
      </w:r>
      <w:r>
        <w:rPr>
          <w:rFonts w:ascii="맑은 고딕" w:eastAsia="맑은 고딕" w:hAnsi="맑은 고딕" w:cs="맑은 고딕" w:hint="eastAsia"/>
          <w:lang w:eastAsia="ko-KR"/>
        </w:rPr>
        <w:t>을 사용자에게 제공할 수 있다.</w:t>
      </w:r>
    </w:p>
    <w:p w14:paraId="41BBC57C" w14:textId="5EF9DEB2" w:rsidR="00292626" w:rsidRDefault="00292626"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또한,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식단의 </w:t>
      </w:r>
      <w:proofErr w:type="spellStart"/>
      <w:r>
        <w:rPr>
          <w:rFonts w:ascii="맑은 고딕" w:eastAsia="맑은 고딕" w:hAnsi="맑은 고딕" w:cs="맑은 고딕" w:hint="eastAsia"/>
          <w:lang w:eastAsia="ko-KR"/>
        </w:rPr>
        <w:t>영양뿐만</w:t>
      </w:r>
      <w:proofErr w:type="spellEnd"/>
      <w:r>
        <w:rPr>
          <w:rFonts w:ascii="맑은 고딕" w:eastAsia="맑은 고딕" w:hAnsi="맑은 고딕" w:cs="맑은 고딕" w:hint="eastAsia"/>
          <w:lang w:eastAsia="ko-KR"/>
        </w:rPr>
        <w:t xml:space="preserve"> 아니라,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식단에 대한 사용자의 선호도 및 식단에 포함된 음식 메뉴들 간의 조합 등을 모두 고려하여 최종 식단(</w:t>
      </w:r>
      <w:r>
        <w:rPr>
          <w:rFonts w:ascii="맑은 고딕" w:eastAsia="맑은 고딕" w:hAnsi="맑은 고딕" w:cs="맑은 고딕"/>
          <w:lang w:eastAsia="ko-KR"/>
        </w:rPr>
        <w:t>300)</w:t>
      </w:r>
      <w:r>
        <w:rPr>
          <w:rFonts w:ascii="맑은 고딕" w:eastAsia="맑은 고딕" w:hAnsi="맑은 고딕" w:cs="맑은 고딕" w:hint="eastAsia"/>
          <w:lang w:eastAsia="ko-KR"/>
        </w:rPr>
        <w:t>을 선별함에 따라,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사용자에게 영양소의 균형이 적절하고,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사용자가 선호할 수 있으며,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건강한 식습관을 제공할 수 있는 최종 식단(</w:t>
      </w:r>
      <w:r>
        <w:rPr>
          <w:rFonts w:ascii="맑은 고딕" w:eastAsia="맑은 고딕" w:hAnsi="맑은 고딕" w:cs="맑은 고딕"/>
          <w:lang w:eastAsia="ko-KR"/>
        </w:rPr>
        <w:t>300)</w:t>
      </w:r>
      <w:r>
        <w:rPr>
          <w:rFonts w:ascii="맑은 고딕" w:eastAsia="맑은 고딕" w:hAnsi="맑은 고딕" w:cs="맑은 고딕" w:hint="eastAsia"/>
          <w:lang w:eastAsia="ko-KR"/>
        </w:rPr>
        <w:t>을 제공할 수 있다.</w:t>
      </w:r>
    </w:p>
    <w:p w14:paraId="3C189A68" w14:textId="16E86419" w:rsidR="00114886" w:rsidRDefault="00114886" w:rsidP="00DE7327">
      <w:pPr>
        <w:widowControl w:val="0"/>
        <w:spacing w:line="360" w:lineRule="auto"/>
        <w:ind w:firstLine="800"/>
        <w:jc w:val="both"/>
        <w:rPr>
          <w:rFonts w:ascii="맑은 고딕" w:eastAsia="맑은 고딕" w:hAnsi="맑은 고딕" w:cs="맑은 고딕"/>
          <w:lang w:eastAsia="ko-KR"/>
        </w:rPr>
      </w:pPr>
    </w:p>
    <w:p w14:paraId="6C54BE2A" w14:textId="19747D6D" w:rsidR="00114886" w:rsidRPr="00C30DE1" w:rsidRDefault="00114886" w:rsidP="00DE7327">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Pr>
          <w:rFonts w:ascii="맑은 고딕" w:eastAsia="맑은 고딕" w:hAnsi="맑은 고딕" w:cs="맑은 고딕"/>
          <w:highlight w:val="yellow"/>
          <w:lang w:eastAsia="ko-KR"/>
        </w:rPr>
        <w:t>2</w:t>
      </w:r>
      <w:r w:rsidRPr="00114886">
        <w:rPr>
          <w:rFonts w:ascii="맑은 고딕" w:eastAsia="맑은 고딕" w:hAnsi="맑은 고딕" w:cs="맑은 고딕"/>
          <w:highlight w:val="yellow"/>
          <w:lang w:eastAsia="ko-KR"/>
        </w:rPr>
        <w:t>&gt;</w:t>
      </w:r>
    </w:p>
    <w:p w14:paraId="0F547E36" w14:textId="31E5F00B"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2는 본 발명의 실시예들에 따른 </w:t>
      </w:r>
      <w:r>
        <w:rPr>
          <w:rFonts w:ascii="맑은 고딕" w:eastAsia="맑은 고딕" w:hAnsi="맑은 고딕" w:cs="맑은 고딕" w:hint="eastAsia"/>
          <w:lang w:eastAsia="ko-KR"/>
        </w:rPr>
        <w:t>시스템 장치</w:t>
      </w:r>
      <w:r w:rsidRPr="00C30DE1">
        <w:rPr>
          <w:rFonts w:ascii="맑은 고딕" w:eastAsia="맑은 고딕" w:hAnsi="맑은 고딕" w:cs="맑은 고딕" w:hint="eastAsia"/>
          <w:lang w:eastAsia="ko-KR"/>
        </w:rPr>
        <w:t>의 구성을 설명하기 위한 도면이다.</w:t>
      </w:r>
    </w:p>
    <w:p w14:paraId="2C799D66" w14:textId="77777777" w:rsidR="00557CC4" w:rsidRDefault="00557CC4" w:rsidP="00557CC4">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1 </w:t>
      </w:r>
      <w:r>
        <w:rPr>
          <w:rFonts w:ascii="맑은 고딕" w:eastAsia="맑은 고딕" w:hAnsi="맑은 고딕" w:cs="맑은 고딕" w:hint="eastAsia"/>
          <w:lang w:eastAsia="ko-KR"/>
        </w:rPr>
        <w:t xml:space="preserve">및 도 </w:t>
      </w:r>
      <w:r>
        <w:rPr>
          <w:rFonts w:ascii="맑은 고딕" w:eastAsia="맑은 고딕" w:hAnsi="맑은 고딕" w:cs="맑은 고딕"/>
          <w:lang w:eastAsia="ko-KR"/>
        </w:rPr>
        <w:t>2</w:t>
      </w:r>
      <w:r>
        <w:rPr>
          <w:rFonts w:ascii="맑은 고딕" w:eastAsia="맑은 고딕" w:hAnsi="맑은 고딕" w:cs="맑은 고딕" w:hint="eastAsia"/>
          <w:lang w:eastAsia="ko-KR"/>
        </w:rPr>
        <w:t>를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메모리(</w:t>
      </w:r>
      <w:r>
        <w:rPr>
          <w:rFonts w:ascii="맑은 고딕" w:eastAsia="맑은 고딕" w:hAnsi="맑은 고딕" w:cs="맑은 고딕"/>
          <w:lang w:eastAsia="ko-KR"/>
        </w:rPr>
        <w:t xml:space="preserve">150), </w:t>
      </w:r>
      <w:r>
        <w:rPr>
          <w:rFonts w:ascii="맑은 고딕" w:eastAsia="맑은 고딕" w:hAnsi="맑은 고딕" w:cs="맑은 고딕" w:hint="eastAsia"/>
          <w:lang w:eastAsia="ko-KR"/>
        </w:rPr>
        <w:t>적어도 하나의 프로세서(</w:t>
      </w:r>
      <w:r>
        <w:rPr>
          <w:rFonts w:ascii="맑은 고딕" w:eastAsia="맑은 고딕" w:hAnsi="맑은 고딕" w:cs="맑은 고딕"/>
          <w:lang w:eastAsia="ko-KR"/>
        </w:rPr>
        <w:t xml:space="preserve">160), </w:t>
      </w:r>
      <w:r>
        <w:rPr>
          <w:rFonts w:ascii="맑은 고딕" w:eastAsia="맑은 고딕" w:hAnsi="맑은 고딕" w:cs="맑은 고딕" w:hint="eastAsia"/>
          <w:lang w:eastAsia="ko-KR"/>
        </w:rPr>
        <w:t>디스플레이(</w:t>
      </w:r>
      <w:r>
        <w:rPr>
          <w:rFonts w:ascii="맑은 고딕" w:eastAsia="맑은 고딕" w:hAnsi="맑은 고딕" w:cs="맑은 고딕"/>
          <w:lang w:eastAsia="ko-KR"/>
        </w:rPr>
        <w:t xml:space="preserve">170), </w:t>
      </w:r>
      <w:r>
        <w:rPr>
          <w:rFonts w:ascii="맑은 고딕" w:eastAsia="맑은 고딕" w:hAnsi="맑은 고딕" w:cs="맑은 고딕" w:hint="eastAsia"/>
          <w:lang w:eastAsia="ko-KR"/>
        </w:rPr>
        <w:t>입출력 인터페이스(</w:t>
      </w:r>
      <w:r>
        <w:rPr>
          <w:rFonts w:ascii="맑은 고딕" w:eastAsia="맑은 고딕" w:hAnsi="맑은 고딕" w:cs="맑은 고딕"/>
          <w:lang w:eastAsia="ko-KR"/>
        </w:rPr>
        <w:t xml:space="preserve">180) </w:t>
      </w:r>
      <w:r>
        <w:rPr>
          <w:rFonts w:ascii="맑은 고딕" w:eastAsia="맑은 고딕" w:hAnsi="맑은 고딕" w:cs="맑은 고딕" w:hint="eastAsia"/>
          <w:lang w:eastAsia="ko-KR"/>
        </w:rPr>
        <w:t>및 통신 인터페이스(</w:t>
      </w:r>
      <w:r>
        <w:rPr>
          <w:rFonts w:ascii="맑은 고딕" w:eastAsia="맑은 고딕" w:hAnsi="맑은 고딕" w:cs="맑은 고딕"/>
          <w:lang w:eastAsia="ko-KR"/>
        </w:rPr>
        <w:t>190)</w:t>
      </w:r>
      <w:r>
        <w:rPr>
          <w:rFonts w:ascii="맑은 고딕" w:eastAsia="맑은 고딕" w:hAnsi="맑은 고딕" w:cs="맑은 고딕" w:hint="eastAsia"/>
          <w:lang w:eastAsia="ko-KR"/>
        </w:rPr>
        <w:t>를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않는다.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도 </w:t>
      </w:r>
      <w:r>
        <w:rPr>
          <w:rFonts w:ascii="맑은 고딕" w:eastAsia="맑은 고딕" w:hAnsi="맑은 고딕" w:cs="맑은 고딕"/>
          <w:lang w:eastAsia="ko-KR"/>
        </w:rPr>
        <w:t>2</w:t>
      </w:r>
      <w:r>
        <w:rPr>
          <w:rFonts w:ascii="맑은 고딕" w:eastAsia="맑은 고딕" w:hAnsi="맑은 고딕" w:cs="맑은 고딕" w:hint="eastAsia"/>
          <w:lang w:eastAsia="ko-KR"/>
        </w:rPr>
        <w:t>에 도시된 구성 요소들 중 일부 구성 요소가 생략되어 구성되어 있거나,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혹은 도 </w:t>
      </w:r>
      <w:r>
        <w:rPr>
          <w:rFonts w:ascii="맑은 고딕" w:eastAsia="맑은 고딕" w:hAnsi="맑은 고딕" w:cs="맑은 고딕"/>
          <w:lang w:eastAsia="ko-KR"/>
        </w:rPr>
        <w:t>2</w:t>
      </w:r>
      <w:r>
        <w:rPr>
          <w:rFonts w:ascii="맑은 고딕" w:eastAsia="맑은 고딕" w:hAnsi="맑은 고딕" w:cs="맑은 고딕" w:hint="eastAsia"/>
          <w:lang w:eastAsia="ko-KR"/>
        </w:rPr>
        <w:t>에 도시된 구성 요소들 외에 다른 구성 요소들이 포함되도록 구성될 수 있음은 물론이다.</w:t>
      </w:r>
    </w:p>
    <w:p w14:paraId="50981CAF" w14:textId="77777777" w:rsidR="00557CC4" w:rsidRDefault="00557CC4" w:rsidP="00557CC4">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메모리(</w:t>
      </w:r>
      <w:r>
        <w:rPr>
          <w:rFonts w:ascii="맑은 고딕" w:eastAsia="맑은 고딕" w:hAnsi="맑은 고딕" w:cs="맑은 고딕"/>
          <w:lang w:eastAsia="ko-KR"/>
        </w:rPr>
        <w:t xml:space="preserve">150), </w:t>
      </w:r>
      <w:r>
        <w:rPr>
          <w:rFonts w:ascii="맑은 고딕" w:eastAsia="맑은 고딕" w:hAnsi="맑은 고딕" w:cs="맑은 고딕" w:hint="eastAsia"/>
          <w:lang w:eastAsia="ko-KR"/>
        </w:rPr>
        <w:t>적어도 하나의 프로세서(</w:t>
      </w:r>
      <w:r>
        <w:rPr>
          <w:rFonts w:ascii="맑은 고딕" w:eastAsia="맑은 고딕" w:hAnsi="맑은 고딕" w:cs="맑은 고딕"/>
          <w:lang w:eastAsia="ko-KR"/>
        </w:rPr>
        <w:t xml:space="preserve">160), </w:t>
      </w:r>
      <w:r>
        <w:rPr>
          <w:rFonts w:ascii="맑은 고딕" w:eastAsia="맑은 고딕" w:hAnsi="맑은 고딕" w:cs="맑은 고딕" w:hint="eastAsia"/>
          <w:lang w:eastAsia="ko-KR"/>
        </w:rPr>
        <w:t>디스플레이(</w:t>
      </w:r>
      <w:r>
        <w:rPr>
          <w:rFonts w:ascii="맑은 고딕" w:eastAsia="맑은 고딕" w:hAnsi="맑은 고딕" w:cs="맑은 고딕"/>
          <w:lang w:eastAsia="ko-KR"/>
        </w:rPr>
        <w:t xml:space="preserve">170), </w:t>
      </w:r>
      <w:r>
        <w:rPr>
          <w:rFonts w:ascii="맑은 고딕" w:eastAsia="맑은 고딕" w:hAnsi="맑은 고딕" w:cs="맑은 고딕" w:hint="eastAsia"/>
          <w:lang w:eastAsia="ko-KR"/>
        </w:rPr>
        <w:t>입출력 인터페이스(</w:t>
      </w:r>
      <w:r>
        <w:rPr>
          <w:rFonts w:ascii="맑은 고딕" w:eastAsia="맑은 고딕" w:hAnsi="맑은 고딕" w:cs="맑은 고딕"/>
          <w:lang w:eastAsia="ko-KR"/>
        </w:rPr>
        <w:t xml:space="preserve">180) </w:t>
      </w:r>
      <w:r>
        <w:rPr>
          <w:rFonts w:ascii="맑은 고딕" w:eastAsia="맑은 고딕" w:hAnsi="맑은 고딕" w:cs="맑은 고딕" w:hint="eastAsia"/>
          <w:lang w:eastAsia="ko-KR"/>
        </w:rPr>
        <w:t>및 통신 인터페이스(</w:t>
      </w:r>
      <w:r>
        <w:rPr>
          <w:rFonts w:ascii="맑은 고딕" w:eastAsia="맑은 고딕" w:hAnsi="맑은 고딕" w:cs="맑은 고딕"/>
          <w:lang w:eastAsia="ko-KR"/>
        </w:rPr>
        <w:t xml:space="preserve">190) </w:t>
      </w:r>
      <w:r>
        <w:rPr>
          <w:rFonts w:ascii="맑은 고딕" w:eastAsia="맑은 고딕" w:hAnsi="맑은 고딕" w:cs="맑은 고딕" w:hint="eastAsia"/>
          <w:lang w:eastAsia="ko-KR"/>
        </w:rPr>
        <w:t>각각은 서로 전기적으로 연결될 수 있다.</w:t>
      </w:r>
    </w:p>
    <w:p w14:paraId="76913C1D" w14:textId="77777777" w:rsidR="00557CC4" w:rsidRDefault="00557CC4" w:rsidP="00557CC4">
      <w:pPr>
        <w:pBdr>
          <w:top w:val="nil"/>
          <w:left w:val="nil"/>
          <w:bottom w:val="nil"/>
          <w:right w:val="nil"/>
          <w:between w:val="nil"/>
        </w:pBdr>
        <w:spacing w:line="360" w:lineRule="auto"/>
        <w:ind w:firstLine="720"/>
        <w:jc w:val="both"/>
        <w:rPr>
          <w:rFonts w:asciiTheme="majorEastAsia" w:eastAsiaTheme="majorEastAsia" w:hAnsiTheme="majorEastAsia" w:cs="바탕"/>
          <w:color w:val="000000"/>
        </w:rPr>
      </w:pPr>
      <w:r>
        <w:rPr>
          <w:rFonts w:asciiTheme="majorEastAsia" w:eastAsiaTheme="majorEastAsia" w:hAnsiTheme="majorEastAsia" w:cs="바탕" w:hint="eastAsia"/>
          <w:color w:val="000000"/>
          <w:lang w:eastAsia="ko-KR"/>
        </w:rPr>
        <w:t>본 개시의 일 실시예에서,</w:t>
      </w:r>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메모리</w:t>
      </w:r>
      <w:proofErr w:type="spellEnd"/>
      <w:r>
        <w:rPr>
          <w:rFonts w:asciiTheme="majorEastAsia" w:eastAsiaTheme="majorEastAsia" w:hAnsiTheme="majorEastAsia" w:cs="바탕" w:hint="eastAsia"/>
          <w:color w:val="000000"/>
        </w:rPr>
        <w:t>(</w:t>
      </w:r>
      <w:r>
        <w:rPr>
          <w:rFonts w:asciiTheme="majorEastAsia" w:eastAsiaTheme="majorEastAsia" w:hAnsiTheme="majorEastAsia" w:cs="바탕"/>
          <w:color w:val="000000"/>
        </w:rPr>
        <w:t>150</w:t>
      </w:r>
      <w:r>
        <w:rPr>
          <w:rFonts w:asciiTheme="majorEastAsia" w:eastAsiaTheme="majorEastAsia" w:hAnsiTheme="majorEastAsia" w:cs="바탕" w:hint="eastAsia"/>
          <w:color w:val="000000"/>
        </w:rPr>
        <w:t>)</w:t>
      </w:r>
      <w:r w:rsidRPr="000F33E9">
        <w:rPr>
          <w:rFonts w:asciiTheme="majorEastAsia" w:eastAsiaTheme="majorEastAsia" w:hAnsiTheme="majorEastAsia" w:cs="바탕" w:hint="eastAsia"/>
          <w:color w:val="000000"/>
        </w:rPr>
        <w:t xml:space="preserve">는 </w:t>
      </w:r>
      <w:proofErr w:type="spellStart"/>
      <w:r w:rsidRPr="000F33E9">
        <w:rPr>
          <w:rFonts w:asciiTheme="majorEastAsia" w:eastAsiaTheme="majorEastAsia" w:hAnsiTheme="majorEastAsia" w:cs="바탕" w:hint="eastAsia"/>
          <w:color w:val="000000"/>
        </w:rPr>
        <w:t>플래시</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메모리</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타입</w:t>
      </w:r>
      <w:proofErr w:type="spellEnd"/>
      <w:r w:rsidRPr="000F33E9">
        <w:rPr>
          <w:rFonts w:asciiTheme="majorEastAsia" w:eastAsiaTheme="majorEastAsia" w:hAnsiTheme="majorEastAsia" w:cs="바탕" w:hint="eastAsia"/>
          <w:color w:val="000000"/>
        </w:rPr>
        <w:t xml:space="preserve">(flash memory type), </w:t>
      </w:r>
      <w:proofErr w:type="spellStart"/>
      <w:r w:rsidRPr="000F33E9">
        <w:rPr>
          <w:rFonts w:asciiTheme="majorEastAsia" w:eastAsiaTheme="majorEastAsia" w:hAnsiTheme="majorEastAsia" w:cs="바탕" w:hint="eastAsia"/>
          <w:color w:val="000000"/>
        </w:rPr>
        <w:t>하드디스크</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타입</w:t>
      </w:r>
      <w:proofErr w:type="spellEnd"/>
      <w:r w:rsidRPr="000F33E9">
        <w:rPr>
          <w:rFonts w:asciiTheme="majorEastAsia" w:eastAsiaTheme="majorEastAsia" w:hAnsiTheme="majorEastAsia" w:cs="바탕" w:hint="eastAsia"/>
          <w:color w:val="000000"/>
        </w:rPr>
        <w:t xml:space="preserve">(hard disk type), SSD </w:t>
      </w:r>
      <w:proofErr w:type="spellStart"/>
      <w:r w:rsidRPr="000F33E9">
        <w:rPr>
          <w:rFonts w:asciiTheme="majorEastAsia" w:eastAsiaTheme="majorEastAsia" w:hAnsiTheme="majorEastAsia" w:cs="바탕" w:hint="eastAsia"/>
          <w:color w:val="000000"/>
        </w:rPr>
        <w:t>타입</w:t>
      </w:r>
      <w:proofErr w:type="spellEnd"/>
      <w:r w:rsidRPr="000F33E9">
        <w:rPr>
          <w:rFonts w:asciiTheme="majorEastAsia" w:eastAsiaTheme="majorEastAsia" w:hAnsiTheme="majorEastAsia" w:cs="바탕" w:hint="eastAsia"/>
          <w:color w:val="000000"/>
        </w:rPr>
        <w:t xml:space="preserve">(Solid State Disk type), SDD </w:t>
      </w:r>
      <w:proofErr w:type="spellStart"/>
      <w:r w:rsidRPr="000F33E9">
        <w:rPr>
          <w:rFonts w:asciiTheme="majorEastAsia" w:eastAsiaTheme="majorEastAsia" w:hAnsiTheme="majorEastAsia" w:cs="바탕" w:hint="eastAsia"/>
          <w:color w:val="000000"/>
        </w:rPr>
        <w:lastRenderedPageBreak/>
        <w:t>타입</w:t>
      </w:r>
      <w:proofErr w:type="spellEnd"/>
      <w:r w:rsidRPr="000F33E9">
        <w:rPr>
          <w:rFonts w:asciiTheme="majorEastAsia" w:eastAsiaTheme="majorEastAsia" w:hAnsiTheme="majorEastAsia" w:cs="바탕" w:hint="eastAsia"/>
          <w:color w:val="000000"/>
        </w:rPr>
        <w:t xml:space="preserve">(Silicon Disk Drive type), 램(random access memory; RAM), SRAM(static random access memory), 롬(read-only memory; ROM), EEPROM(electrically erasable programmable read-only memory), PROM(programmable read-only memory), </w:t>
      </w:r>
      <w:proofErr w:type="spellStart"/>
      <w:r w:rsidRPr="000F33E9">
        <w:rPr>
          <w:rFonts w:asciiTheme="majorEastAsia" w:eastAsiaTheme="majorEastAsia" w:hAnsiTheme="majorEastAsia" w:cs="바탕" w:hint="eastAsia"/>
          <w:color w:val="000000"/>
        </w:rPr>
        <w:t>자기</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메모리</w:t>
      </w:r>
      <w:proofErr w:type="spellEnd"/>
      <w:r w:rsidRPr="000F33E9">
        <w:rPr>
          <w:rFonts w:asciiTheme="majorEastAsia" w:eastAsiaTheme="majorEastAsia" w:hAnsiTheme="majorEastAsia" w:cs="바탕" w:hint="eastAsia"/>
          <w:color w:val="000000"/>
        </w:rPr>
        <w:t xml:space="preserve">, 및 </w:t>
      </w:r>
      <w:proofErr w:type="spellStart"/>
      <w:r w:rsidRPr="000F33E9">
        <w:rPr>
          <w:rFonts w:asciiTheme="majorEastAsia" w:eastAsiaTheme="majorEastAsia" w:hAnsiTheme="majorEastAsia" w:cs="바탕" w:hint="eastAsia"/>
          <w:color w:val="000000"/>
        </w:rPr>
        <w:t>광디스크</w:t>
      </w:r>
      <w:proofErr w:type="spellEnd"/>
      <w:r w:rsidRPr="000F33E9">
        <w:rPr>
          <w:rFonts w:asciiTheme="majorEastAsia" w:eastAsiaTheme="majorEastAsia" w:hAnsiTheme="majorEastAsia" w:cs="바탕" w:hint="eastAsia"/>
          <w:color w:val="000000"/>
        </w:rPr>
        <w:t xml:space="preserve"> 중 </w:t>
      </w:r>
      <w:proofErr w:type="spellStart"/>
      <w:r w:rsidRPr="000F33E9">
        <w:rPr>
          <w:rFonts w:asciiTheme="majorEastAsia" w:eastAsiaTheme="majorEastAsia" w:hAnsiTheme="majorEastAsia" w:cs="바탕" w:hint="eastAsia"/>
          <w:color w:val="000000"/>
        </w:rPr>
        <w:t>적어도</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하나의</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타입의</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저장</w:t>
      </w:r>
      <w:proofErr w:type="spellEnd"/>
      <w:r>
        <w:rPr>
          <w:rFonts w:asciiTheme="majorEastAsia" w:eastAsiaTheme="majorEastAsia" w:hAnsiTheme="majorEastAsia" w:cs="바탕" w:hint="eastAsia"/>
          <w:color w:val="000000"/>
          <w:lang w:eastAsia="ko-KR"/>
        </w:rPr>
        <w:t xml:space="preserve"> </w:t>
      </w:r>
      <w:proofErr w:type="spellStart"/>
      <w:r w:rsidRPr="000F33E9">
        <w:rPr>
          <w:rFonts w:asciiTheme="majorEastAsia" w:eastAsiaTheme="majorEastAsia" w:hAnsiTheme="majorEastAsia" w:cs="바탕" w:hint="eastAsia"/>
          <w:color w:val="000000"/>
        </w:rPr>
        <w:t>매체를</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포함할</w:t>
      </w:r>
      <w:proofErr w:type="spellEnd"/>
      <w:r w:rsidRPr="000F33E9">
        <w:rPr>
          <w:rFonts w:asciiTheme="majorEastAsia" w:eastAsiaTheme="majorEastAsia" w:hAnsiTheme="majorEastAsia" w:cs="바탕" w:hint="eastAsia"/>
          <w:color w:val="000000"/>
        </w:rPr>
        <w:t xml:space="preserve"> 수 </w:t>
      </w:r>
      <w:proofErr w:type="spellStart"/>
      <w:r w:rsidRPr="000F33E9">
        <w:rPr>
          <w:rFonts w:asciiTheme="majorEastAsia" w:eastAsiaTheme="majorEastAsia" w:hAnsiTheme="majorEastAsia" w:cs="바탕" w:hint="eastAsia"/>
          <w:color w:val="000000"/>
        </w:rPr>
        <w:t>있다</w:t>
      </w:r>
      <w:proofErr w:type="spellEnd"/>
      <w:r w:rsidRPr="000F33E9">
        <w:rPr>
          <w:rFonts w:asciiTheme="majorEastAsia" w:eastAsiaTheme="majorEastAsia" w:hAnsiTheme="majorEastAsia" w:cs="바탕" w:hint="eastAsia"/>
          <w:color w:val="000000"/>
        </w:rPr>
        <w:t xml:space="preserve">. </w:t>
      </w:r>
    </w:p>
    <w:p w14:paraId="3CBC1CDF" w14:textId="09BB56A1" w:rsidR="00557CC4" w:rsidRDefault="00557CC4" w:rsidP="00557CC4">
      <w:pPr>
        <w:pBdr>
          <w:top w:val="nil"/>
          <w:left w:val="nil"/>
          <w:bottom w:val="nil"/>
          <w:right w:val="nil"/>
          <w:between w:val="nil"/>
        </w:pBdr>
        <w:spacing w:line="360" w:lineRule="auto"/>
        <w:ind w:firstLine="72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본 개시의 일 실시예에서,</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메모리(</w:t>
      </w:r>
      <w:r>
        <w:rPr>
          <w:rFonts w:asciiTheme="majorEastAsia" w:eastAsiaTheme="majorEastAsia" w:hAnsiTheme="majorEastAsia" w:cs="바탕"/>
          <w:color w:val="000000"/>
          <w:lang w:eastAsia="ko-KR"/>
        </w:rPr>
        <w:t>150)</w:t>
      </w:r>
      <w:r>
        <w:rPr>
          <w:rFonts w:asciiTheme="majorEastAsia" w:eastAsiaTheme="majorEastAsia" w:hAnsiTheme="majorEastAsia" w:cs="바탕" w:hint="eastAsia"/>
          <w:color w:val="000000"/>
          <w:lang w:eastAsia="ko-KR"/>
        </w:rPr>
        <w:t>는 후보 식단 생성 모듈(</w:t>
      </w:r>
      <w:r>
        <w:rPr>
          <w:rFonts w:asciiTheme="majorEastAsia" w:eastAsiaTheme="majorEastAsia" w:hAnsiTheme="majorEastAsia" w:cs="바탕"/>
          <w:color w:val="000000"/>
          <w:lang w:eastAsia="ko-KR"/>
        </w:rPr>
        <w:t xml:space="preserve">110), </w:t>
      </w:r>
      <w:r>
        <w:rPr>
          <w:rFonts w:asciiTheme="majorEastAsia" w:eastAsiaTheme="majorEastAsia" w:hAnsiTheme="majorEastAsia" w:cs="바탕" w:hint="eastAsia"/>
          <w:color w:val="000000"/>
          <w:lang w:eastAsia="ko-KR"/>
        </w:rPr>
        <w:t>점수 평가 모듈(</w:t>
      </w:r>
      <w:r>
        <w:rPr>
          <w:rFonts w:asciiTheme="majorEastAsia" w:eastAsiaTheme="majorEastAsia" w:hAnsiTheme="majorEastAsia" w:cs="바탕"/>
          <w:color w:val="000000"/>
          <w:lang w:eastAsia="ko-KR"/>
        </w:rPr>
        <w:t xml:space="preserve">120), </w:t>
      </w:r>
      <w:r w:rsidR="00FA3266">
        <w:rPr>
          <w:rFonts w:asciiTheme="majorEastAsia" w:eastAsiaTheme="majorEastAsia" w:hAnsiTheme="majorEastAsia" w:cs="바탕" w:hint="eastAsia"/>
          <w:color w:val="000000"/>
          <w:lang w:eastAsia="ko-KR"/>
        </w:rPr>
        <w:t>최종</w:t>
      </w:r>
      <w:r>
        <w:rPr>
          <w:rFonts w:asciiTheme="majorEastAsia" w:eastAsiaTheme="majorEastAsia" w:hAnsiTheme="majorEastAsia" w:cs="바탕" w:hint="eastAsia"/>
          <w:color w:val="000000"/>
          <w:lang w:eastAsia="ko-KR"/>
        </w:rPr>
        <w:t xml:space="preserve"> 식단 선별 모듈(</w:t>
      </w:r>
      <w:r>
        <w:rPr>
          <w:rFonts w:asciiTheme="majorEastAsia" w:eastAsiaTheme="majorEastAsia" w:hAnsiTheme="majorEastAsia" w:cs="바탕"/>
          <w:color w:val="000000"/>
          <w:lang w:eastAsia="ko-KR"/>
        </w:rPr>
        <w:t xml:space="preserve">130) </w:t>
      </w:r>
      <w:r>
        <w:rPr>
          <w:rFonts w:asciiTheme="majorEastAsia" w:eastAsiaTheme="majorEastAsia" w:hAnsiTheme="majorEastAsia" w:cs="바탕" w:hint="eastAsia"/>
          <w:color w:val="000000"/>
          <w:lang w:eastAsia="ko-KR"/>
        </w:rPr>
        <w:t xml:space="preserve">및 </w:t>
      </w:r>
      <w:r w:rsidR="00FA3266">
        <w:rPr>
          <w:rFonts w:asciiTheme="majorEastAsia" w:eastAsiaTheme="majorEastAsia" w:hAnsiTheme="majorEastAsia" w:cs="바탕" w:hint="eastAsia"/>
          <w:color w:val="000000"/>
          <w:lang w:eastAsia="ko-KR"/>
        </w:rPr>
        <w:t>사용자 인터페이스 제공</w:t>
      </w:r>
      <w:r>
        <w:rPr>
          <w:rFonts w:asciiTheme="majorEastAsia" w:eastAsiaTheme="majorEastAsia" w:hAnsiTheme="majorEastAsia" w:cs="바탕" w:hint="eastAsia"/>
          <w:color w:val="000000"/>
          <w:lang w:eastAsia="ko-KR"/>
        </w:rPr>
        <w:t xml:space="preserve"> 모듈(</w:t>
      </w:r>
      <w:r>
        <w:rPr>
          <w:rFonts w:asciiTheme="majorEastAsia" w:eastAsiaTheme="majorEastAsia" w:hAnsiTheme="majorEastAsia" w:cs="바탕"/>
          <w:color w:val="000000"/>
          <w:lang w:eastAsia="ko-KR"/>
        </w:rPr>
        <w:t>140)</w:t>
      </w:r>
      <w:r>
        <w:rPr>
          <w:rFonts w:asciiTheme="majorEastAsia" w:eastAsiaTheme="majorEastAsia" w:hAnsiTheme="majorEastAsia" w:cs="바탕" w:hint="eastAsia"/>
          <w:color w:val="000000"/>
          <w:lang w:eastAsia="ko-KR"/>
        </w:rPr>
        <w:t>을 포함할 수 있다.</w:t>
      </w:r>
      <w:r>
        <w:rPr>
          <w:rFonts w:asciiTheme="majorEastAsia" w:eastAsiaTheme="majorEastAsia" w:hAnsiTheme="majorEastAsia" w:cs="바탕"/>
          <w:color w:val="000000"/>
          <w:lang w:eastAsia="ko-KR"/>
        </w:rPr>
        <w:t xml:space="preserve"> </w:t>
      </w:r>
      <w:r w:rsidR="00FA3266">
        <w:rPr>
          <w:rFonts w:asciiTheme="majorEastAsia" w:eastAsiaTheme="majorEastAsia" w:hAnsiTheme="majorEastAsia" w:cs="바탕" w:hint="eastAsia"/>
          <w:color w:val="000000"/>
          <w:lang w:eastAsia="ko-KR"/>
        </w:rPr>
        <w:t>후보 식단 생성 모듈(</w:t>
      </w:r>
      <w:r w:rsidR="00FA3266">
        <w:rPr>
          <w:rFonts w:asciiTheme="majorEastAsia" w:eastAsiaTheme="majorEastAsia" w:hAnsiTheme="majorEastAsia" w:cs="바탕"/>
          <w:color w:val="000000"/>
          <w:lang w:eastAsia="ko-KR"/>
        </w:rPr>
        <w:t xml:space="preserve">110), </w:t>
      </w:r>
      <w:r w:rsidR="00FA3266">
        <w:rPr>
          <w:rFonts w:asciiTheme="majorEastAsia" w:eastAsiaTheme="majorEastAsia" w:hAnsiTheme="majorEastAsia" w:cs="바탕" w:hint="eastAsia"/>
          <w:color w:val="000000"/>
          <w:lang w:eastAsia="ko-KR"/>
        </w:rPr>
        <w:t>점수 평가 모듈(</w:t>
      </w:r>
      <w:r w:rsidR="00FA3266">
        <w:rPr>
          <w:rFonts w:asciiTheme="majorEastAsia" w:eastAsiaTheme="majorEastAsia" w:hAnsiTheme="majorEastAsia" w:cs="바탕"/>
          <w:color w:val="000000"/>
          <w:lang w:eastAsia="ko-KR"/>
        </w:rPr>
        <w:t xml:space="preserve">120), </w:t>
      </w:r>
      <w:r w:rsidR="00FA3266">
        <w:rPr>
          <w:rFonts w:asciiTheme="majorEastAsia" w:eastAsiaTheme="majorEastAsia" w:hAnsiTheme="majorEastAsia" w:cs="바탕" w:hint="eastAsia"/>
          <w:color w:val="000000"/>
          <w:lang w:eastAsia="ko-KR"/>
        </w:rPr>
        <w:t>최종 식단 선별 모듈(</w:t>
      </w:r>
      <w:r w:rsidR="00FA3266">
        <w:rPr>
          <w:rFonts w:asciiTheme="majorEastAsia" w:eastAsiaTheme="majorEastAsia" w:hAnsiTheme="majorEastAsia" w:cs="바탕"/>
          <w:color w:val="000000"/>
          <w:lang w:eastAsia="ko-KR"/>
        </w:rPr>
        <w:t xml:space="preserve">130) </w:t>
      </w:r>
      <w:r w:rsidR="00FA3266">
        <w:rPr>
          <w:rFonts w:asciiTheme="majorEastAsia" w:eastAsiaTheme="majorEastAsia" w:hAnsiTheme="majorEastAsia" w:cs="바탕" w:hint="eastAsia"/>
          <w:color w:val="000000"/>
          <w:lang w:eastAsia="ko-KR"/>
        </w:rPr>
        <w:t>및 사용자 인터페이스 제공 모듈(</w:t>
      </w:r>
      <w:r w:rsidR="00FA3266">
        <w:rPr>
          <w:rFonts w:asciiTheme="majorEastAsia" w:eastAsiaTheme="majorEastAsia" w:hAnsiTheme="majorEastAsia" w:cs="바탕"/>
          <w:color w:val="000000"/>
          <w:lang w:eastAsia="ko-KR"/>
        </w:rPr>
        <w:t>140)</w:t>
      </w:r>
      <w:r>
        <w:rPr>
          <w:rFonts w:asciiTheme="majorEastAsia" w:eastAsiaTheme="majorEastAsia" w:hAnsiTheme="majorEastAsia" w:cs="바탕" w:hint="eastAsia"/>
          <w:color w:val="000000"/>
          <w:lang w:eastAsia="ko-KR"/>
        </w:rPr>
        <w:t>은 시스템 장치(</w:t>
      </w:r>
      <w:r>
        <w:rPr>
          <w:rFonts w:asciiTheme="majorEastAsia" w:eastAsiaTheme="majorEastAsia" w:hAnsiTheme="majorEastAsia" w:cs="바탕"/>
          <w:color w:val="000000"/>
          <w:lang w:eastAsia="ko-KR"/>
        </w:rPr>
        <w:t>100)</w:t>
      </w:r>
      <w:r>
        <w:rPr>
          <w:rFonts w:asciiTheme="majorEastAsia" w:eastAsiaTheme="majorEastAsia" w:hAnsiTheme="majorEastAsia" w:cs="바탕" w:hint="eastAsia"/>
          <w:color w:val="000000"/>
          <w:lang w:eastAsia="ko-KR"/>
        </w:rPr>
        <w:t>의 동작을 수행하기 위한 명령어들 또는 프로그램 코드로 구성된 것일 수 있다.</w:t>
      </w:r>
    </w:p>
    <w:p w14:paraId="5D36ACD6" w14:textId="7618E3A2" w:rsidR="00557CC4" w:rsidRDefault="00557CC4" w:rsidP="00557CC4">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다만,</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본 개시는 이에 제한되지 않고 메모리(</w:t>
      </w:r>
      <w:r>
        <w:rPr>
          <w:rFonts w:asciiTheme="majorEastAsia" w:eastAsiaTheme="majorEastAsia" w:hAnsiTheme="majorEastAsia" w:cs="바탕"/>
          <w:color w:val="000000"/>
          <w:lang w:eastAsia="ko-KR"/>
        </w:rPr>
        <w:t>150)</w:t>
      </w:r>
      <w:r>
        <w:rPr>
          <w:rFonts w:asciiTheme="majorEastAsia" w:eastAsiaTheme="majorEastAsia" w:hAnsiTheme="majorEastAsia" w:cs="바탕" w:hint="eastAsia"/>
          <w:color w:val="000000"/>
          <w:lang w:eastAsia="ko-KR"/>
        </w:rPr>
        <w:t xml:space="preserve">에는 도 </w:t>
      </w:r>
      <w:r>
        <w:rPr>
          <w:rFonts w:asciiTheme="majorEastAsia" w:eastAsiaTheme="majorEastAsia" w:hAnsiTheme="majorEastAsia" w:cs="바탕"/>
          <w:color w:val="000000"/>
          <w:lang w:eastAsia="ko-KR"/>
        </w:rPr>
        <w:t>2</w:t>
      </w:r>
      <w:r>
        <w:rPr>
          <w:rFonts w:asciiTheme="majorEastAsia" w:eastAsiaTheme="majorEastAsia" w:hAnsiTheme="majorEastAsia" w:cs="바탕" w:hint="eastAsia"/>
          <w:color w:val="000000"/>
          <w:lang w:eastAsia="ko-KR"/>
        </w:rPr>
        <w:t>에 도시된 모듈들보다 더 많은 모듈들이 포함되거나,</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혹은 더 적은 모듈들이 포함될 수 있음은 물론이다.</w:t>
      </w:r>
    </w:p>
    <w:p w14:paraId="33E1C5C6" w14:textId="4E207BA5" w:rsidR="006A6601" w:rsidRDefault="00E70251" w:rsidP="00557CC4">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본 개시의 일 실시예에서,</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영양 평가 모델(</w:t>
      </w:r>
      <w:r>
        <w:rPr>
          <w:rFonts w:asciiTheme="majorEastAsia" w:eastAsiaTheme="majorEastAsia" w:hAnsiTheme="majorEastAsia" w:cs="바탕"/>
          <w:color w:val="000000"/>
          <w:lang w:eastAsia="ko-KR"/>
        </w:rPr>
        <w:t>121)</w:t>
      </w:r>
      <w:r>
        <w:rPr>
          <w:rFonts w:asciiTheme="majorEastAsia" w:eastAsiaTheme="majorEastAsia" w:hAnsiTheme="majorEastAsia" w:cs="바탕" w:hint="eastAsia"/>
          <w:color w:val="000000"/>
          <w:lang w:eastAsia="ko-KR"/>
        </w:rPr>
        <w:t xml:space="preserve">은 </w:t>
      </w:r>
      <w:r w:rsidRPr="00C15B1C">
        <w:rPr>
          <w:rFonts w:asciiTheme="majorEastAsia" w:eastAsiaTheme="majorEastAsia" w:hAnsiTheme="majorEastAsia" w:cs="바탕" w:hint="eastAsia"/>
          <w:color w:val="000000"/>
          <w:lang w:eastAsia="ko-KR"/>
        </w:rPr>
        <w:t>복수의 후보 식단들(</w:t>
      </w:r>
      <w:r w:rsidR="005B3B9F">
        <w:rPr>
          <w:rFonts w:asciiTheme="majorEastAsia" w:eastAsiaTheme="majorEastAsia" w:hAnsiTheme="majorEastAsia" w:cs="바탕"/>
          <w:color w:val="000000"/>
          <w:lang w:eastAsia="ko-KR"/>
        </w:rPr>
        <w:t>111</w:t>
      </w:r>
      <w:r w:rsidRPr="00C15B1C">
        <w:rPr>
          <w:rFonts w:asciiTheme="majorEastAsia" w:eastAsiaTheme="majorEastAsia" w:hAnsiTheme="majorEastAsia" w:cs="바탕"/>
          <w:color w:val="000000"/>
          <w:lang w:eastAsia="ko-KR"/>
        </w:rPr>
        <w:t xml:space="preserve">) </w:t>
      </w:r>
      <w:r w:rsidRPr="00C15B1C">
        <w:rPr>
          <w:rFonts w:asciiTheme="majorEastAsia" w:eastAsiaTheme="majorEastAsia" w:hAnsiTheme="majorEastAsia" w:cs="바탕" w:hint="eastAsia"/>
          <w:color w:val="000000"/>
          <w:lang w:eastAsia="ko-KR"/>
        </w:rPr>
        <w:t>각각의 영양 정보를 평가하기 위한 목적으로,</w:t>
      </w:r>
      <w:r w:rsidRPr="00C15B1C">
        <w:rPr>
          <w:rFonts w:asciiTheme="majorEastAsia" w:eastAsiaTheme="majorEastAsia" w:hAnsiTheme="majorEastAsia" w:cs="바탕"/>
          <w:color w:val="000000"/>
          <w:lang w:eastAsia="ko-KR"/>
        </w:rPr>
        <w:t xml:space="preserve"> </w:t>
      </w:r>
      <w:r w:rsidR="005B3B9F">
        <w:rPr>
          <w:rFonts w:asciiTheme="majorEastAsia" w:eastAsiaTheme="majorEastAsia" w:hAnsiTheme="majorEastAsia" w:cs="바탕" w:hint="eastAsia"/>
          <w:color w:val="000000"/>
          <w:lang w:eastAsia="ko-KR"/>
        </w:rPr>
        <w:t>사용자 개인 정보(</w:t>
      </w:r>
      <w:r w:rsidR="005B3B9F">
        <w:rPr>
          <w:rFonts w:asciiTheme="majorEastAsia" w:eastAsiaTheme="majorEastAsia" w:hAnsiTheme="majorEastAsia" w:cs="바탕"/>
          <w:color w:val="000000"/>
          <w:lang w:eastAsia="ko-KR"/>
        </w:rPr>
        <w:t>210)</w:t>
      </w:r>
      <w:r w:rsidR="005B3B9F">
        <w:rPr>
          <w:rFonts w:asciiTheme="majorEastAsia" w:eastAsiaTheme="majorEastAsia" w:hAnsiTheme="majorEastAsia" w:cs="바탕" w:hint="eastAsia"/>
          <w:color w:val="000000"/>
          <w:lang w:eastAsia="ko-KR"/>
        </w:rPr>
        <w:t>에 포함된 사용자의 나이,</w:t>
      </w:r>
      <w:r w:rsidR="005B3B9F">
        <w:rPr>
          <w:rFonts w:asciiTheme="majorEastAsia" w:eastAsiaTheme="majorEastAsia" w:hAnsiTheme="majorEastAsia" w:cs="바탕"/>
          <w:color w:val="000000"/>
          <w:lang w:eastAsia="ko-KR"/>
        </w:rPr>
        <w:t xml:space="preserve"> </w:t>
      </w:r>
      <w:r w:rsidR="005B3B9F">
        <w:rPr>
          <w:rFonts w:asciiTheme="majorEastAsia" w:eastAsiaTheme="majorEastAsia" w:hAnsiTheme="majorEastAsia" w:cs="바탕" w:hint="eastAsia"/>
          <w:color w:val="000000"/>
          <w:lang w:eastAsia="ko-KR"/>
        </w:rPr>
        <w:t>성별,</w:t>
      </w:r>
      <w:r w:rsidR="005B3B9F">
        <w:rPr>
          <w:rFonts w:asciiTheme="majorEastAsia" w:eastAsiaTheme="majorEastAsia" w:hAnsiTheme="majorEastAsia" w:cs="바탕"/>
          <w:color w:val="000000"/>
          <w:lang w:eastAsia="ko-KR"/>
        </w:rPr>
        <w:t xml:space="preserve"> </w:t>
      </w:r>
      <w:r w:rsidR="005B3B9F">
        <w:rPr>
          <w:rFonts w:asciiTheme="majorEastAsia" w:eastAsiaTheme="majorEastAsia" w:hAnsiTheme="majorEastAsia" w:cs="바탕" w:hint="eastAsia"/>
          <w:color w:val="000000"/>
          <w:lang w:eastAsia="ko-KR"/>
        </w:rPr>
        <w:t>체중 또는 신체 활동 수준 등에 기초하여 설</w:t>
      </w:r>
      <w:r w:rsidRPr="00C15B1C">
        <w:rPr>
          <w:rFonts w:asciiTheme="majorEastAsia" w:eastAsiaTheme="majorEastAsia" w:hAnsiTheme="majorEastAsia" w:cs="바탕" w:hint="eastAsia"/>
          <w:color w:val="000000"/>
          <w:lang w:eastAsia="ko-KR"/>
        </w:rPr>
        <w:t xml:space="preserve">정되는 </w:t>
      </w:r>
      <w:r w:rsidR="00B41454">
        <w:rPr>
          <w:rFonts w:asciiTheme="majorEastAsia" w:eastAsiaTheme="majorEastAsia" w:hAnsiTheme="majorEastAsia" w:cs="바탕" w:hint="eastAsia"/>
          <w:color w:val="000000"/>
          <w:lang w:eastAsia="ko-KR"/>
        </w:rPr>
        <w:t xml:space="preserve">하루의 </w:t>
      </w:r>
      <w:r w:rsidRPr="00C15B1C">
        <w:rPr>
          <w:rFonts w:asciiTheme="majorEastAsia" w:eastAsiaTheme="majorEastAsia" w:hAnsiTheme="majorEastAsia" w:cs="바탕" w:hint="eastAsia"/>
          <w:color w:val="000000"/>
          <w:lang w:eastAsia="ko-KR"/>
        </w:rPr>
        <w:t>권장 영양소 섭취량과</w:t>
      </w:r>
      <w:r w:rsidRPr="00C15B1C">
        <w:rPr>
          <w:rFonts w:asciiTheme="majorEastAsia" w:eastAsiaTheme="majorEastAsia" w:hAnsiTheme="majorEastAsia" w:cs="바탕"/>
          <w:color w:val="000000"/>
          <w:lang w:eastAsia="ko-KR"/>
        </w:rPr>
        <w:t>,</w:t>
      </w:r>
      <w:r w:rsidRPr="00C15B1C">
        <w:rPr>
          <w:rFonts w:asciiTheme="majorEastAsia" w:eastAsiaTheme="majorEastAsia" w:hAnsiTheme="majorEastAsia" w:cs="바탕" w:hint="eastAsia"/>
          <w:color w:val="000000"/>
          <w:lang w:eastAsia="ko-KR"/>
        </w:rPr>
        <w:t xml:space="preserve"> 복수의 후보 식단들(</w:t>
      </w:r>
      <w:r w:rsidR="005B3B9F">
        <w:rPr>
          <w:rFonts w:asciiTheme="majorEastAsia" w:eastAsiaTheme="majorEastAsia" w:hAnsiTheme="majorEastAsia" w:cs="바탕"/>
          <w:color w:val="000000"/>
          <w:lang w:eastAsia="ko-KR"/>
        </w:rPr>
        <w:t>111</w:t>
      </w:r>
      <w:r w:rsidRPr="00C15B1C">
        <w:rPr>
          <w:rFonts w:asciiTheme="majorEastAsia" w:eastAsiaTheme="majorEastAsia" w:hAnsiTheme="majorEastAsia" w:cs="바탕"/>
          <w:color w:val="000000"/>
          <w:lang w:eastAsia="ko-KR"/>
        </w:rPr>
        <w:t>)</w:t>
      </w:r>
      <w:r w:rsidRPr="00C15B1C">
        <w:rPr>
          <w:rFonts w:asciiTheme="majorEastAsia" w:eastAsiaTheme="majorEastAsia" w:hAnsiTheme="majorEastAsia" w:cs="바탕" w:hint="eastAsia"/>
          <w:color w:val="000000"/>
          <w:lang w:eastAsia="ko-KR"/>
        </w:rPr>
        <w:t xml:space="preserve"> 각각</w:t>
      </w:r>
      <w:r w:rsidR="005B3B9F">
        <w:rPr>
          <w:rFonts w:asciiTheme="majorEastAsia" w:eastAsiaTheme="majorEastAsia" w:hAnsiTheme="majorEastAsia" w:cs="바탕" w:hint="eastAsia"/>
          <w:color w:val="000000"/>
          <w:lang w:eastAsia="ko-KR"/>
        </w:rPr>
        <w:t>의</w:t>
      </w:r>
      <w:r w:rsidRPr="00C15B1C">
        <w:rPr>
          <w:rFonts w:asciiTheme="majorEastAsia" w:eastAsiaTheme="majorEastAsia" w:hAnsiTheme="majorEastAsia" w:cs="바탕" w:hint="eastAsia"/>
          <w:color w:val="000000"/>
          <w:lang w:eastAsia="ko-KR"/>
        </w:rPr>
        <w:t xml:space="preserve"> 영양소 함유량을 비교하여,</w:t>
      </w:r>
      <w:r w:rsidRPr="00C15B1C">
        <w:rPr>
          <w:rFonts w:asciiTheme="majorEastAsia" w:eastAsiaTheme="majorEastAsia" w:hAnsiTheme="majorEastAsia" w:cs="바탕"/>
          <w:color w:val="000000"/>
          <w:lang w:eastAsia="ko-KR"/>
        </w:rPr>
        <w:t xml:space="preserve"> </w:t>
      </w:r>
      <w:r w:rsidRPr="00C15B1C">
        <w:rPr>
          <w:rFonts w:asciiTheme="majorEastAsia" w:eastAsiaTheme="majorEastAsia" w:hAnsiTheme="majorEastAsia" w:cs="바탕" w:hint="eastAsia"/>
          <w:color w:val="000000"/>
          <w:lang w:eastAsia="ko-KR"/>
        </w:rPr>
        <w:t>복수의 후보 식단들(</w:t>
      </w:r>
      <w:r w:rsidR="005B3B9F">
        <w:rPr>
          <w:rFonts w:asciiTheme="majorEastAsia" w:eastAsiaTheme="majorEastAsia" w:hAnsiTheme="majorEastAsia" w:cs="바탕"/>
          <w:color w:val="000000"/>
          <w:lang w:eastAsia="ko-KR"/>
        </w:rPr>
        <w:t>111</w:t>
      </w:r>
      <w:r w:rsidRPr="00C15B1C">
        <w:rPr>
          <w:rFonts w:asciiTheme="majorEastAsia" w:eastAsiaTheme="majorEastAsia" w:hAnsiTheme="majorEastAsia" w:cs="바탕"/>
          <w:color w:val="000000"/>
          <w:lang w:eastAsia="ko-KR"/>
        </w:rPr>
        <w:t>)</w:t>
      </w:r>
      <w:r w:rsidRPr="00C15B1C">
        <w:rPr>
          <w:rFonts w:asciiTheme="majorEastAsia" w:eastAsiaTheme="majorEastAsia" w:hAnsiTheme="majorEastAsia" w:cs="바탕" w:hint="eastAsia"/>
          <w:color w:val="000000"/>
          <w:lang w:eastAsia="ko-KR"/>
        </w:rPr>
        <w:t xml:space="preserve"> 각각에 대응되는 복수의 영양 평가 점수들을 제공하도록 설정된 모델일</w:t>
      </w:r>
      <w:r w:rsidRPr="00C15B1C">
        <w:rPr>
          <w:rFonts w:asciiTheme="majorEastAsia" w:eastAsiaTheme="majorEastAsia" w:hAnsiTheme="majorEastAsia" w:cs="바탕"/>
          <w:color w:val="000000"/>
          <w:lang w:eastAsia="ko-KR"/>
        </w:rPr>
        <w:t xml:space="preserve"> </w:t>
      </w:r>
      <w:r w:rsidRPr="00C15B1C">
        <w:rPr>
          <w:rFonts w:asciiTheme="majorEastAsia" w:eastAsiaTheme="majorEastAsia" w:hAnsiTheme="majorEastAsia" w:cs="바탕" w:hint="eastAsia"/>
          <w:color w:val="000000"/>
          <w:lang w:eastAsia="ko-KR"/>
        </w:rPr>
        <w:t>수 있다.</w:t>
      </w:r>
    </w:p>
    <w:p w14:paraId="7023C64A" w14:textId="142214BF" w:rsidR="005B3B9F" w:rsidRDefault="005B3B9F" w:rsidP="00557CC4">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본 개시는 이에 제한되지 않고,</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영양 평가 모델(</w:t>
      </w:r>
      <w:r>
        <w:rPr>
          <w:rFonts w:asciiTheme="majorEastAsia" w:eastAsiaTheme="majorEastAsia" w:hAnsiTheme="majorEastAsia" w:cs="바탕"/>
          <w:color w:val="000000"/>
          <w:lang w:eastAsia="ko-KR"/>
        </w:rPr>
        <w:t>121)</w:t>
      </w:r>
      <w:r>
        <w:rPr>
          <w:rFonts w:asciiTheme="majorEastAsia" w:eastAsiaTheme="majorEastAsia" w:hAnsiTheme="majorEastAsia" w:cs="바탕" w:hint="eastAsia"/>
          <w:color w:val="000000"/>
          <w:lang w:eastAsia="ko-KR"/>
        </w:rPr>
        <w:t>은 사용자 개인 정보(</w:t>
      </w:r>
      <w:r>
        <w:rPr>
          <w:rFonts w:asciiTheme="majorEastAsia" w:eastAsiaTheme="majorEastAsia" w:hAnsiTheme="majorEastAsia" w:cs="바탕"/>
          <w:color w:val="000000"/>
          <w:lang w:eastAsia="ko-KR"/>
        </w:rPr>
        <w:t>210)</w:t>
      </w:r>
      <w:r>
        <w:rPr>
          <w:rFonts w:asciiTheme="majorEastAsia" w:eastAsiaTheme="majorEastAsia" w:hAnsiTheme="majorEastAsia" w:cs="바탕" w:hint="eastAsia"/>
          <w:color w:val="000000"/>
          <w:lang w:eastAsia="ko-KR"/>
        </w:rPr>
        <w:t xml:space="preserve">에 </w:t>
      </w:r>
      <w:r w:rsidR="0014561A">
        <w:rPr>
          <w:rFonts w:asciiTheme="majorEastAsia" w:eastAsiaTheme="majorEastAsia" w:hAnsiTheme="majorEastAsia" w:cs="바탕" w:hint="eastAsia"/>
          <w:color w:val="000000"/>
          <w:lang w:eastAsia="ko-KR"/>
        </w:rPr>
        <w:t>기초하여 설정된 권장 영양소 섭취량을 토대로,</w:t>
      </w:r>
      <w:r w:rsidR="0014561A">
        <w:rPr>
          <w:rFonts w:asciiTheme="majorEastAsia" w:eastAsiaTheme="majorEastAsia" w:hAnsiTheme="majorEastAsia" w:cs="바탕"/>
          <w:color w:val="000000"/>
          <w:lang w:eastAsia="ko-KR"/>
        </w:rPr>
        <w:t xml:space="preserve"> </w:t>
      </w:r>
      <w:r>
        <w:rPr>
          <w:rFonts w:ascii="맑은 고딕" w:eastAsia="맑은 고딕" w:hAnsi="맑은 고딕" w:cs="맑은 고딕" w:hint="eastAsia"/>
          <w:lang w:eastAsia="ko-KR"/>
        </w:rPr>
        <w:t>특정 영양소들(예를 들어,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탄수화물,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단백질,</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지방,</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식이 섬유,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콜레스테롤,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당,</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나트륨,</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포화지방 등)에 대한 권장 섭취 구간</w:t>
      </w:r>
      <w:r w:rsidR="0014561A">
        <w:rPr>
          <w:rFonts w:ascii="맑은 고딕" w:eastAsia="맑은 고딕" w:hAnsi="맑은 고딕" w:cs="맑은 고딕" w:hint="eastAsia"/>
          <w:lang w:eastAsia="ko-KR"/>
        </w:rPr>
        <w:t>과,</w:t>
      </w:r>
      <w:r w:rsidR="0014561A">
        <w:rPr>
          <w:rFonts w:ascii="맑은 고딕" w:eastAsia="맑은 고딕" w:hAnsi="맑은 고딕" w:cs="맑은 고딕"/>
          <w:lang w:eastAsia="ko-KR"/>
        </w:rPr>
        <w:t xml:space="preserve"> </w:t>
      </w:r>
      <w:r w:rsidR="0014561A">
        <w:rPr>
          <w:rFonts w:ascii="맑은 고딕" w:eastAsia="맑은 고딕" w:hAnsi="맑은 고딕" w:cs="맑은 고딕" w:hint="eastAsia"/>
          <w:lang w:eastAsia="ko-KR"/>
        </w:rPr>
        <w:t>복수의 후보 식단들(</w:t>
      </w:r>
      <w:r w:rsidR="0014561A">
        <w:rPr>
          <w:rFonts w:ascii="맑은 고딕" w:eastAsia="맑은 고딕" w:hAnsi="맑은 고딕" w:cs="맑은 고딕"/>
          <w:lang w:eastAsia="ko-KR"/>
        </w:rPr>
        <w:t xml:space="preserve">111) </w:t>
      </w:r>
      <w:r w:rsidR="0014561A">
        <w:rPr>
          <w:rFonts w:ascii="맑은 고딕" w:eastAsia="맑은 고딕" w:hAnsi="맑은 고딕" w:cs="맑은 고딕" w:hint="eastAsia"/>
          <w:lang w:eastAsia="ko-KR"/>
        </w:rPr>
        <w:t xml:space="preserve">각각에 포함된 특정 영양소의 함량 등을 </w:t>
      </w:r>
      <w:r w:rsidR="0014561A">
        <w:rPr>
          <w:rFonts w:ascii="맑은 고딕" w:eastAsia="맑은 고딕" w:hAnsi="맑은 고딕" w:cs="맑은 고딕" w:hint="eastAsia"/>
          <w:lang w:eastAsia="ko-KR"/>
        </w:rPr>
        <w:lastRenderedPageBreak/>
        <w:t xml:space="preserve">비교하여 </w:t>
      </w:r>
      <w:r w:rsidR="0014561A" w:rsidRPr="00C15B1C">
        <w:rPr>
          <w:rFonts w:asciiTheme="majorEastAsia" w:eastAsiaTheme="majorEastAsia" w:hAnsiTheme="majorEastAsia" w:cs="바탕" w:hint="eastAsia"/>
          <w:color w:val="000000"/>
          <w:lang w:eastAsia="ko-KR"/>
        </w:rPr>
        <w:t>복수의 후보 식단들(</w:t>
      </w:r>
      <w:r w:rsidR="0014561A">
        <w:rPr>
          <w:rFonts w:asciiTheme="majorEastAsia" w:eastAsiaTheme="majorEastAsia" w:hAnsiTheme="majorEastAsia" w:cs="바탕"/>
          <w:color w:val="000000"/>
          <w:lang w:eastAsia="ko-KR"/>
        </w:rPr>
        <w:t>111</w:t>
      </w:r>
      <w:r w:rsidR="0014561A" w:rsidRPr="00C15B1C">
        <w:rPr>
          <w:rFonts w:asciiTheme="majorEastAsia" w:eastAsiaTheme="majorEastAsia" w:hAnsiTheme="majorEastAsia" w:cs="바탕"/>
          <w:color w:val="000000"/>
          <w:lang w:eastAsia="ko-KR"/>
        </w:rPr>
        <w:t>)</w:t>
      </w:r>
      <w:r w:rsidR="0014561A" w:rsidRPr="00C15B1C">
        <w:rPr>
          <w:rFonts w:asciiTheme="majorEastAsia" w:eastAsiaTheme="majorEastAsia" w:hAnsiTheme="majorEastAsia" w:cs="바탕" w:hint="eastAsia"/>
          <w:color w:val="000000"/>
          <w:lang w:eastAsia="ko-KR"/>
        </w:rPr>
        <w:t xml:space="preserve"> 각각에 대응되는 복수의 영양 평가 점수들을 제공하도록 설정된 모델일</w:t>
      </w:r>
      <w:r w:rsidR="0014561A" w:rsidRPr="00C15B1C">
        <w:rPr>
          <w:rFonts w:asciiTheme="majorEastAsia" w:eastAsiaTheme="majorEastAsia" w:hAnsiTheme="majorEastAsia" w:cs="바탕"/>
          <w:color w:val="000000"/>
          <w:lang w:eastAsia="ko-KR"/>
        </w:rPr>
        <w:t xml:space="preserve"> </w:t>
      </w:r>
      <w:r w:rsidR="0014561A" w:rsidRPr="00C15B1C">
        <w:rPr>
          <w:rFonts w:asciiTheme="majorEastAsia" w:eastAsiaTheme="majorEastAsia" w:hAnsiTheme="majorEastAsia" w:cs="바탕" w:hint="eastAsia"/>
          <w:color w:val="000000"/>
          <w:lang w:eastAsia="ko-KR"/>
        </w:rPr>
        <w:t>수 있다.</w:t>
      </w:r>
    </w:p>
    <w:p w14:paraId="218EE94A" w14:textId="5DDDB4C4" w:rsidR="00B41454" w:rsidRDefault="003C1717" w:rsidP="00557CC4">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이하,</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영양 평가 모델(</w:t>
      </w:r>
      <w:r>
        <w:rPr>
          <w:rFonts w:asciiTheme="majorEastAsia" w:eastAsiaTheme="majorEastAsia" w:hAnsiTheme="majorEastAsia" w:cs="바탕"/>
          <w:color w:val="000000"/>
          <w:lang w:eastAsia="ko-KR"/>
        </w:rPr>
        <w:t>121)</w:t>
      </w:r>
      <w:r>
        <w:rPr>
          <w:rFonts w:asciiTheme="majorEastAsia" w:eastAsiaTheme="majorEastAsia" w:hAnsiTheme="majorEastAsia" w:cs="바탕" w:hint="eastAsia"/>
          <w:color w:val="000000"/>
          <w:lang w:eastAsia="ko-KR"/>
        </w:rPr>
        <w:t xml:space="preserve">은 도 </w:t>
      </w:r>
      <w:r>
        <w:rPr>
          <w:rFonts w:asciiTheme="majorEastAsia" w:eastAsiaTheme="majorEastAsia" w:hAnsiTheme="majorEastAsia" w:cs="바탕"/>
          <w:color w:val="000000"/>
          <w:lang w:eastAsia="ko-KR"/>
        </w:rPr>
        <w:t>6</w:t>
      </w:r>
      <w:r>
        <w:rPr>
          <w:rFonts w:asciiTheme="majorEastAsia" w:eastAsiaTheme="majorEastAsia" w:hAnsiTheme="majorEastAsia" w:cs="바탕" w:hint="eastAsia"/>
          <w:color w:val="000000"/>
          <w:lang w:eastAsia="ko-KR"/>
        </w:rPr>
        <w:t>에서 후술하도록 한다.</w:t>
      </w:r>
    </w:p>
    <w:p w14:paraId="7B99DFA5" w14:textId="0D620560" w:rsidR="00FF030F" w:rsidRDefault="00FF030F" w:rsidP="009B2B44">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본 개시의 일 실시예에서,</w:t>
      </w:r>
      <w:r>
        <w:rPr>
          <w:rFonts w:asciiTheme="majorEastAsia" w:eastAsiaTheme="majorEastAsia" w:hAnsiTheme="majorEastAsia" w:cs="바탕"/>
          <w:color w:val="000000"/>
          <w:lang w:eastAsia="ko-KR"/>
        </w:rPr>
        <w:t xml:space="preserve"> </w:t>
      </w:r>
      <w:r w:rsidR="00903D3F">
        <w:rPr>
          <w:rFonts w:asciiTheme="majorEastAsia" w:eastAsiaTheme="majorEastAsia" w:hAnsiTheme="majorEastAsia" w:cs="바탕" w:hint="eastAsia"/>
          <w:color w:val="000000"/>
          <w:lang w:eastAsia="ko-KR"/>
        </w:rPr>
        <w:t>선호도</w:t>
      </w:r>
      <w:r>
        <w:rPr>
          <w:rFonts w:asciiTheme="majorEastAsia" w:eastAsiaTheme="majorEastAsia" w:hAnsiTheme="majorEastAsia" w:cs="바탕" w:hint="eastAsia"/>
          <w:color w:val="000000"/>
          <w:lang w:eastAsia="ko-KR"/>
        </w:rPr>
        <w:t xml:space="preserve"> 평가 모델(</w:t>
      </w:r>
      <w:r>
        <w:rPr>
          <w:rFonts w:asciiTheme="majorEastAsia" w:eastAsiaTheme="majorEastAsia" w:hAnsiTheme="majorEastAsia" w:cs="바탕"/>
          <w:color w:val="000000"/>
          <w:lang w:eastAsia="ko-KR"/>
        </w:rPr>
        <w:t>12</w:t>
      </w:r>
      <w:r w:rsidR="00903D3F">
        <w:rPr>
          <w:rFonts w:asciiTheme="majorEastAsia" w:eastAsiaTheme="majorEastAsia" w:hAnsiTheme="majorEastAsia" w:cs="바탕"/>
          <w:color w:val="000000"/>
          <w:lang w:eastAsia="ko-KR"/>
        </w:rPr>
        <w:t>2</w:t>
      </w:r>
      <w:r>
        <w:rPr>
          <w:rFonts w:asciiTheme="majorEastAsia" w:eastAsiaTheme="majorEastAsia" w:hAnsiTheme="majorEastAsia" w:cs="바탕"/>
          <w:color w:val="000000"/>
          <w:lang w:eastAsia="ko-KR"/>
        </w:rPr>
        <w:t>)</w:t>
      </w:r>
      <w:r>
        <w:rPr>
          <w:rFonts w:asciiTheme="majorEastAsia" w:eastAsiaTheme="majorEastAsia" w:hAnsiTheme="majorEastAsia" w:cs="바탕" w:hint="eastAsia"/>
          <w:color w:val="000000"/>
          <w:lang w:eastAsia="ko-KR"/>
        </w:rPr>
        <w:t xml:space="preserve">은 </w:t>
      </w:r>
      <w:r w:rsidRPr="00C15B1C">
        <w:rPr>
          <w:rFonts w:asciiTheme="majorEastAsia" w:eastAsiaTheme="majorEastAsia" w:hAnsiTheme="majorEastAsia" w:cs="바탕" w:hint="eastAsia"/>
          <w:color w:val="000000"/>
          <w:lang w:eastAsia="ko-KR"/>
        </w:rPr>
        <w:t>복수의 후보 식단들(</w:t>
      </w:r>
      <w:r>
        <w:rPr>
          <w:rFonts w:asciiTheme="majorEastAsia" w:eastAsiaTheme="majorEastAsia" w:hAnsiTheme="majorEastAsia" w:cs="바탕"/>
          <w:color w:val="000000"/>
          <w:lang w:eastAsia="ko-KR"/>
        </w:rPr>
        <w:t>111</w:t>
      </w:r>
      <w:r w:rsidRPr="00C15B1C">
        <w:rPr>
          <w:rFonts w:asciiTheme="majorEastAsia" w:eastAsiaTheme="majorEastAsia" w:hAnsiTheme="majorEastAsia" w:cs="바탕"/>
          <w:color w:val="000000"/>
          <w:lang w:eastAsia="ko-KR"/>
        </w:rPr>
        <w:t xml:space="preserve">) </w:t>
      </w:r>
      <w:r w:rsidRPr="00C15B1C">
        <w:rPr>
          <w:rFonts w:asciiTheme="majorEastAsia" w:eastAsiaTheme="majorEastAsia" w:hAnsiTheme="majorEastAsia" w:cs="바탕" w:hint="eastAsia"/>
          <w:color w:val="000000"/>
          <w:lang w:eastAsia="ko-KR"/>
        </w:rPr>
        <w:t xml:space="preserve">각각에 </w:t>
      </w:r>
      <w:r w:rsidR="00903D3F">
        <w:rPr>
          <w:rFonts w:asciiTheme="majorEastAsia" w:eastAsiaTheme="majorEastAsia" w:hAnsiTheme="majorEastAsia" w:cs="바탕" w:hint="eastAsia"/>
          <w:color w:val="000000"/>
          <w:lang w:eastAsia="ko-KR"/>
        </w:rPr>
        <w:t xml:space="preserve">대한 사용자의 선호도를 </w:t>
      </w:r>
      <w:r w:rsidRPr="00C15B1C">
        <w:rPr>
          <w:rFonts w:asciiTheme="majorEastAsia" w:eastAsiaTheme="majorEastAsia" w:hAnsiTheme="majorEastAsia" w:cs="바탕" w:hint="eastAsia"/>
          <w:color w:val="000000"/>
          <w:lang w:eastAsia="ko-KR"/>
        </w:rPr>
        <w:t>평가하</w:t>
      </w:r>
      <w:r>
        <w:rPr>
          <w:rFonts w:asciiTheme="majorEastAsia" w:eastAsiaTheme="majorEastAsia" w:hAnsiTheme="majorEastAsia" w:cs="바탕" w:hint="eastAsia"/>
          <w:color w:val="000000"/>
          <w:lang w:eastAsia="ko-KR"/>
        </w:rPr>
        <w:t>도록 설정된 모델일 수 있다.</w:t>
      </w:r>
    </w:p>
    <w:p w14:paraId="110C0DD9" w14:textId="47A3E226" w:rsidR="009B2B44" w:rsidRDefault="00FF030F" w:rsidP="009B2B44">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본 개시의 일 실시예에서,</w:t>
      </w:r>
      <w:r w:rsidR="00903D3F">
        <w:rPr>
          <w:rFonts w:asciiTheme="majorEastAsia" w:eastAsiaTheme="majorEastAsia" w:hAnsiTheme="majorEastAsia" w:cs="바탕"/>
          <w:color w:val="000000"/>
          <w:lang w:eastAsia="ko-KR"/>
        </w:rPr>
        <w:t xml:space="preserve"> </w:t>
      </w:r>
      <w:r w:rsidR="00903D3F">
        <w:rPr>
          <w:rFonts w:asciiTheme="majorEastAsia" w:eastAsiaTheme="majorEastAsia" w:hAnsiTheme="majorEastAsia" w:cs="바탕" w:hint="eastAsia"/>
          <w:color w:val="000000"/>
          <w:lang w:eastAsia="ko-KR"/>
        </w:rPr>
        <w:t>선호도</w:t>
      </w:r>
      <w:r>
        <w:rPr>
          <w:rFonts w:asciiTheme="majorEastAsia" w:eastAsiaTheme="majorEastAsia" w:hAnsiTheme="majorEastAsia" w:cs="바탕" w:hint="eastAsia"/>
          <w:color w:val="000000"/>
          <w:lang w:eastAsia="ko-KR"/>
        </w:rPr>
        <w:t xml:space="preserve"> 평가 모델(</w:t>
      </w:r>
      <w:r>
        <w:rPr>
          <w:rFonts w:asciiTheme="majorEastAsia" w:eastAsiaTheme="majorEastAsia" w:hAnsiTheme="majorEastAsia" w:cs="바탕"/>
          <w:color w:val="000000"/>
          <w:lang w:eastAsia="ko-KR"/>
        </w:rPr>
        <w:t>12</w:t>
      </w:r>
      <w:r w:rsidR="00903D3F">
        <w:rPr>
          <w:rFonts w:asciiTheme="majorEastAsia" w:eastAsiaTheme="majorEastAsia" w:hAnsiTheme="majorEastAsia" w:cs="바탕"/>
          <w:color w:val="000000"/>
          <w:lang w:eastAsia="ko-KR"/>
        </w:rPr>
        <w:t>2</w:t>
      </w:r>
      <w:r>
        <w:rPr>
          <w:rFonts w:asciiTheme="majorEastAsia" w:eastAsiaTheme="majorEastAsia" w:hAnsiTheme="majorEastAsia" w:cs="바탕"/>
          <w:color w:val="000000"/>
          <w:lang w:eastAsia="ko-KR"/>
        </w:rPr>
        <w:t>)</w:t>
      </w:r>
      <w:r>
        <w:rPr>
          <w:rFonts w:asciiTheme="majorEastAsia" w:eastAsiaTheme="majorEastAsia" w:hAnsiTheme="majorEastAsia" w:cs="바탕" w:hint="eastAsia"/>
          <w:color w:val="000000"/>
          <w:lang w:eastAsia="ko-KR"/>
        </w:rPr>
        <w:t>은</w:t>
      </w:r>
      <w:r w:rsidR="00903D3F" w:rsidRPr="009B2B44">
        <w:rPr>
          <w:rFonts w:asciiTheme="majorEastAsia" w:eastAsiaTheme="majorEastAsia" w:hAnsiTheme="majorEastAsia" w:cs="바탕" w:hint="eastAsia"/>
          <w:color w:val="000000"/>
          <w:lang w:eastAsia="ko-KR"/>
        </w:rPr>
        <w:t xml:space="preserve"> 사용자의 개인 정보(</w:t>
      </w:r>
      <w:r w:rsidR="00903D3F" w:rsidRPr="009B2B44">
        <w:rPr>
          <w:rFonts w:asciiTheme="majorEastAsia" w:eastAsiaTheme="majorEastAsia" w:hAnsiTheme="majorEastAsia" w:cs="바탕"/>
          <w:color w:val="000000"/>
          <w:lang w:eastAsia="ko-KR"/>
        </w:rPr>
        <w:t>210)</w:t>
      </w:r>
      <w:r w:rsidR="00903D3F" w:rsidRPr="009B2B44">
        <w:rPr>
          <w:rFonts w:asciiTheme="majorEastAsia" w:eastAsiaTheme="majorEastAsia" w:hAnsiTheme="majorEastAsia" w:cs="바탕" w:hint="eastAsia"/>
          <w:color w:val="000000"/>
          <w:lang w:eastAsia="ko-KR"/>
        </w:rPr>
        <w:t>와 복수의 후보 식단들(</w:t>
      </w:r>
      <w:r w:rsidR="00903D3F" w:rsidRPr="009B2B44">
        <w:rPr>
          <w:rFonts w:asciiTheme="majorEastAsia" w:eastAsiaTheme="majorEastAsia" w:hAnsiTheme="majorEastAsia" w:cs="바탕"/>
          <w:color w:val="000000"/>
          <w:lang w:eastAsia="ko-KR"/>
        </w:rPr>
        <w:t>111)</w:t>
      </w:r>
      <w:r w:rsidR="00903D3F" w:rsidRPr="009B2B44">
        <w:rPr>
          <w:rFonts w:asciiTheme="majorEastAsia" w:eastAsiaTheme="majorEastAsia" w:hAnsiTheme="majorEastAsia" w:cs="바탕" w:hint="eastAsia"/>
          <w:color w:val="000000"/>
          <w:lang w:eastAsia="ko-KR"/>
        </w:rPr>
        <w:t xml:space="preserve"> 각각에 포함된 복수의 음식 메뉴들 중 어느 하나의 음식 메뉴들을 입력으로 제공받아,</w:t>
      </w:r>
      <w:r w:rsidR="00903D3F" w:rsidRPr="009B2B44">
        <w:rPr>
          <w:rFonts w:asciiTheme="majorEastAsia" w:eastAsiaTheme="majorEastAsia" w:hAnsiTheme="majorEastAsia" w:cs="바탕"/>
          <w:color w:val="000000"/>
          <w:lang w:eastAsia="ko-KR"/>
        </w:rPr>
        <w:t xml:space="preserve"> </w:t>
      </w:r>
      <w:r w:rsidR="00903D3F" w:rsidRPr="009B2B44">
        <w:rPr>
          <w:rFonts w:asciiTheme="majorEastAsia" w:eastAsiaTheme="majorEastAsia" w:hAnsiTheme="majorEastAsia" w:cs="바탕" w:hint="eastAsia"/>
          <w:color w:val="000000"/>
          <w:lang w:eastAsia="ko-KR"/>
        </w:rPr>
        <w:t xml:space="preserve">음식 메뉴에 대한 서브 선호도 평가 점수를 추론하도록 </w:t>
      </w:r>
      <w:r w:rsidR="00B6294D">
        <w:rPr>
          <w:rFonts w:asciiTheme="majorEastAsia" w:eastAsiaTheme="majorEastAsia" w:hAnsiTheme="majorEastAsia" w:cs="바탕" w:hint="eastAsia"/>
          <w:color w:val="000000"/>
          <w:lang w:eastAsia="ko-KR"/>
        </w:rPr>
        <w:t>미리-학습</w:t>
      </w:r>
      <w:r w:rsidR="00903D3F" w:rsidRPr="009B2B44">
        <w:rPr>
          <w:rFonts w:asciiTheme="majorEastAsia" w:eastAsiaTheme="majorEastAsia" w:hAnsiTheme="majorEastAsia" w:cs="바탕" w:hint="eastAsia"/>
          <w:color w:val="000000"/>
          <w:lang w:eastAsia="ko-KR"/>
        </w:rPr>
        <w:t>된 제1</w:t>
      </w:r>
      <w:r w:rsidR="00903D3F" w:rsidRPr="009B2B44">
        <w:rPr>
          <w:rFonts w:asciiTheme="majorEastAsia" w:eastAsiaTheme="majorEastAsia" w:hAnsiTheme="majorEastAsia" w:cs="바탕"/>
          <w:color w:val="000000"/>
          <w:lang w:eastAsia="ko-KR"/>
        </w:rPr>
        <w:t xml:space="preserve"> </w:t>
      </w:r>
      <w:r w:rsidR="00903D3F" w:rsidRPr="009B2B44">
        <w:rPr>
          <w:rFonts w:asciiTheme="majorEastAsia" w:eastAsiaTheme="majorEastAsia" w:hAnsiTheme="majorEastAsia" w:cs="바탕" w:hint="eastAsia"/>
          <w:color w:val="000000"/>
          <w:lang w:eastAsia="ko-KR"/>
        </w:rPr>
        <w:t>인공 지능 모델(</w:t>
      </w:r>
      <w:r w:rsidR="00903D3F" w:rsidRPr="009B2B44">
        <w:rPr>
          <w:rFonts w:asciiTheme="majorEastAsia" w:eastAsiaTheme="majorEastAsia" w:hAnsiTheme="majorEastAsia" w:cs="바탕"/>
          <w:color w:val="000000"/>
          <w:lang w:eastAsia="ko-KR"/>
        </w:rPr>
        <w:t>124)</w:t>
      </w:r>
      <w:r w:rsidR="00903D3F" w:rsidRPr="009B2B44">
        <w:rPr>
          <w:rFonts w:asciiTheme="majorEastAsia" w:eastAsiaTheme="majorEastAsia" w:hAnsiTheme="majorEastAsia" w:cs="바탕" w:hint="eastAsia"/>
          <w:color w:val="000000"/>
          <w:lang w:eastAsia="ko-KR"/>
        </w:rPr>
        <w:t>을 포함할 수 있다.</w:t>
      </w:r>
      <w:r w:rsidR="009B2B44" w:rsidRPr="009B2B44">
        <w:rPr>
          <w:rFonts w:asciiTheme="majorEastAsia" w:eastAsiaTheme="majorEastAsia" w:hAnsiTheme="majorEastAsia" w:cs="바탕"/>
          <w:color w:val="000000"/>
          <w:lang w:eastAsia="ko-KR"/>
        </w:rPr>
        <w:t xml:space="preserve"> </w:t>
      </w:r>
      <w:r w:rsidR="009B2B44" w:rsidRPr="009B2B44">
        <w:rPr>
          <w:rFonts w:asciiTheme="majorEastAsia" w:eastAsiaTheme="majorEastAsia" w:hAnsiTheme="majorEastAsia" w:cs="바탕" w:hint="eastAsia"/>
          <w:color w:val="000000"/>
          <w:lang w:eastAsia="ko-KR"/>
        </w:rPr>
        <w:t>선호도 평가 모델(</w:t>
      </w:r>
      <w:r w:rsidR="009B2B44" w:rsidRPr="009B2B44">
        <w:rPr>
          <w:rFonts w:asciiTheme="majorEastAsia" w:eastAsiaTheme="majorEastAsia" w:hAnsiTheme="majorEastAsia" w:cs="바탕"/>
          <w:color w:val="000000"/>
          <w:lang w:eastAsia="ko-KR"/>
        </w:rPr>
        <w:t>122)</w:t>
      </w:r>
      <w:r w:rsidR="009B2B44" w:rsidRPr="009B2B44">
        <w:rPr>
          <w:rFonts w:asciiTheme="majorEastAsia" w:eastAsiaTheme="majorEastAsia" w:hAnsiTheme="majorEastAsia" w:cs="바탕" w:hint="eastAsia"/>
          <w:color w:val="000000"/>
          <w:lang w:eastAsia="ko-KR"/>
        </w:rPr>
        <w:t>은 어느 하나의 후보 식단에 포함된 복수의 음식 메뉴들 각각에 대응되는 복수의 서브 선호도 평가 점수들의 평균으로,</w:t>
      </w:r>
      <w:r w:rsidR="009B2B44" w:rsidRPr="009B2B44">
        <w:rPr>
          <w:rFonts w:asciiTheme="majorEastAsia" w:eastAsiaTheme="majorEastAsia" w:hAnsiTheme="majorEastAsia" w:cs="바탕"/>
          <w:color w:val="000000"/>
          <w:lang w:eastAsia="ko-KR"/>
        </w:rPr>
        <w:t xml:space="preserve"> </w:t>
      </w:r>
      <w:r w:rsidR="009B2B44" w:rsidRPr="009B2B44">
        <w:rPr>
          <w:rFonts w:asciiTheme="majorEastAsia" w:eastAsiaTheme="majorEastAsia" w:hAnsiTheme="majorEastAsia" w:cs="바탕" w:hint="eastAsia"/>
          <w:color w:val="000000"/>
          <w:lang w:eastAsia="ko-KR"/>
        </w:rPr>
        <w:t>어느 하나의 후보 식단에 대응되는 선호도 평가 점수를 획득하도록 설정된 모델일 수 있다.</w:t>
      </w:r>
    </w:p>
    <w:p w14:paraId="2E3D8ACE" w14:textId="251107FA" w:rsidR="00903D3F" w:rsidRDefault="009B2B44" w:rsidP="009B2B44">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이하,</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선호도 평가 모델(</w:t>
      </w:r>
      <w:r>
        <w:rPr>
          <w:rFonts w:asciiTheme="majorEastAsia" w:eastAsiaTheme="majorEastAsia" w:hAnsiTheme="majorEastAsia" w:cs="바탕"/>
          <w:color w:val="000000"/>
          <w:lang w:eastAsia="ko-KR"/>
        </w:rPr>
        <w:t xml:space="preserve">122) </w:t>
      </w:r>
      <w:r>
        <w:rPr>
          <w:rFonts w:asciiTheme="majorEastAsia" w:eastAsiaTheme="majorEastAsia" w:hAnsiTheme="majorEastAsia" w:cs="바탕" w:hint="eastAsia"/>
          <w:color w:val="000000"/>
          <w:lang w:eastAsia="ko-KR"/>
        </w:rPr>
        <w:t>및 제</w:t>
      </w:r>
      <w:r>
        <w:rPr>
          <w:rFonts w:asciiTheme="majorEastAsia" w:eastAsiaTheme="majorEastAsia" w:hAnsiTheme="majorEastAsia" w:cs="바탕"/>
          <w:color w:val="000000"/>
          <w:lang w:eastAsia="ko-KR"/>
        </w:rPr>
        <w:t xml:space="preserve">1 </w:t>
      </w:r>
      <w:r>
        <w:rPr>
          <w:rFonts w:asciiTheme="majorEastAsia" w:eastAsiaTheme="majorEastAsia" w:hAnsiTheme="majorEastAsia" w:cs="바탕" w:hint="eastAsia"/>
          <w:color w:val="000000"/>
          <w:lang w:eastAsia="ko-KR"/>
        </w:rPr>
        <w:t>인공 지능 모델(</w:t>
      </w:r>
      <w:r>
        <w:rPr>
          <w:rFonts w:asciiTheme="majorEastAsia" w:eastAsiaTheme="majorEastAsia" w:hAnsiTheme="majorEastAsia" w:cs="바탕"/>
          <w:color w:val="000000"/>
          <w:lang w:eastAsia="ko-KR"/>
        </w:rPr>
        <w:t>124)</w:t>
      </w:r>
      <w:r>
        <w:rPr>
          <w:rFonts w:asciiTheme="majorEastAsia" w:eastAsiaTheme="majorEastAsia" w:hAnsiTheme="majorEastAsia" w:cs="바탕" w:hint="eastAsia"/>
          <w:color w:val="000000"/>
          <w:lang w:eastAsia="ko-KR"/>
        </w:rPr>
        <w:t xml:space="preserve">은 도 </w:t>
      </w:r>
      <w:r>
        <w:rPr>
          <w:rFonts w:asciiTheme="majorEastAsia" w:eastAsiaTheme="majorEastAsia" w:hAnsiTheme="majorEastAsia" w:cs="바탕"/>
          <w:color w:val="000000"/>
          <w:lang w:eastAsia="ko-KR"/>
        </w:rPr>
        <w:t xml:space="preserve">7 </w:t>
      </w:r>
      <w:r>
        <w:rPr>
          <w:rFonts w:asciiTheme="majorEastAsia" w:eastAsiaTheme="majorEastAsia" w:hAnsiTheme="majorEastAsia" w:cs="바탕" w:hint="eastAsia"/>
          <w:color w:val="000000"/>
          <w:lang w:eastAsia="ko-KR"/>
        </w:rPr>
        <w:t xml:space="preserve">및 도 </w:t>
      </w:r>
      <w:r>
        <w:rPr>
          <w:rFonts w:asciiTheme="majorEastAsia" w:eastAsiaTheme="majorEastAsia" w:hAnsiTheme="majorEastAsia" w:cs="바탕"/>
          <w:color w:val="000000"/>
          <w:lang w:eastAsia="ko-KR"/>
        </w:rPr>
        <w:t>9</w:t>
      </w:r>
      <w:r>
        <w:rPr>
          <w:rFonts w:asciiTheme="majorEastAsia" w:eastAsiaTheme="majorEastAsia" w:hAnsiTheme="majorEastAsia" w:cs="바탕" w:hint="eastAsia"/>
          <w:color w:val="000000"/>
          <w:lang w:eastAsia="ko-KR"/>
        </w:rPr>
        <w:t>에서 후술하도록 한다.</w:t>
      </w:r>
    </w:p>
    <w:p w14:paraId="7061AC2B" w14:textId="79DE47B9" w:rsidR="00B41454" w:rsidRDefault="00B41454" w:rsidP="00E05C92">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본 개시의 일 실시예에서,</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조합 평가 모델(</w:t>
      </w:r>
      <w:r>
        <w:rPr>
          <w:rFonts w:asciiTheme="majorEastAsia" w:eastAsiaTheme="majorEastAsia" w:hAnsiTheme="majorEastAsia" w:cs="바탕"/>
          <w:color w:val="000000"/>
          <w:lang w:eastAsia="ko-KR"/>
        </w:rPr>
        <w:t>123)</w:t>
      </w:r>
      <w:r>
        <w:rPr>
          <w:rFonts w:asciiTheme="majorEastAsia" w:eastAsiaTheme="majorEastAsia" w:hAnsiTheme="majorEastAsia" w:cs="바탕" w:hint="eastAsia"/>
          <w:color w:val="000000"/>
          <w:lang w:eastAsia="ko-KR"/>
        </w:rPr>
        <w:t xml:space="preserve">은 </w:t>
      </w:r>
      <w:r w:rsidRPr="00C15B1C">
        <w:rPr>
          <w:rFonts w:asciiTheme="majorEastAsia" w:eastAsiaTheme="majorEastAsia" w:hAnsiTheme="majorEastAsia" w:cs="바탕" w:hint="eastAsia"/>
          <w:color w:val="000000"/>
          <w:lang w:eastAsia="ko-KR"/>
        </w:rPr>
        <w:t>복수의 후보 식단들(</w:t>
      </w:r>
      <w:r>
        <w:rPr>
          <w:rFonts w:asciiTheme="majorEastAsia" w:eastAsiaTheme="majorEastAsia" w:hAnsiTheme="majorEastAsia" w:cs="바탕"/>
          <w:color w:val="000000"/>
          <w:lang w:eastAsia="ko-KR"/>
        </w:rPr>
        <w:t>111</w:t>
      </w:r>
      <w:r w:rsidRPr="00C15B1C">
        <w:rPr>
          <w:rFonts w:asciiTheme="majorEastAsia" w:eastAsiaTheme="majorEastAsia" w:hAnsiTheme="majorEastAsia" w:cs="바탕"/>
          <w:color w:val="000000"/>
          <w:lang w:eastAsia="ko-KR"/>
        </w:rPr>
        <w:t xml:space="preserve">) </w:t>
      </w:r>
      <w:r w:rsidRPr="00C15B1C">
        <w:rPr>
          <w:rFonts w:asciiTheme="majorEastAsia" w:eastAsiaTheme="majorEastAsia" w:hAnsiTheme="majorEastAsia" w:cs="바탕" w:hint="eastAsia"/>
          <w:color w:val="000000"/>
          <w:lang w:eastAsia="ko-KR"/>
        </w:rPr>
        <w:t>각각에 포함된 복수의 음식 메뉴들 간의 조합을 평가하</w:t>
      </w:r>
      <w:r>
        <w:rPr>
          <w:rFonts w:asciiTheme="majorEastAsia" w:eastAsiaTheme="majorEastAsia" w:hAnsiTheme="majorEastAsia" w:cs="바탕" w:hint="eastAsia"/>
          <w:color w:val="000000"/>
          <w:lang w:eastAsia="ko-KR"/>
        </w:rPr>
        <w:t>도록 설정된 모델일 수 있다.</w:t>
      </w:r>
    </w:p>
    <w:p w14:paraId="5F728528" w14:textId="0ED0A82F" w:rsidR="00B41454" w:rsidRDefault="00B41454" w:rsidP="00E05C92">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본 개시의 일 실시예에서,</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조합 평가 모델(</w:t>
      </w:r>
      <w:r>
        <w:rPr>
          <w:rFonts w:asciiTheme="majorEastAsia" w:eastAsiaTheme="majorEastAsia" w:hAnsiTheme="majorEastAsia" w:cs="바탕"/>
          <w:color w:val="000000"/>
          <w:lang w:eastAsia="ko-KR"/>
        </w:rPr>
        <w:t>123)</w:t>
      </w:r>
      <w:r>
        <w:rPr>
          <w:rFonts w:asciiTheme="majorEastAsia" w:eastAsiaTheme="majorEastAsia" w:hAnsiTheme="majorEastAsia" w:cs="바탕" w:hint="eastAsia"/>
          <w:color w:val="000000"/>
          <w:lang w:eastAsia="ko-KR"/>
        </w:rPr>
        <w:t xml:space="preserve">은 </w:t>
      </w:r>
      <w:r w:rsidRPr="00E05C92">
        <w:rPr>
          <w:rFonts w:asciiTheme="majorEastAsia" w:eastAsiaTheme="majorEastAsia" w:hAnsiTheme="majorEastAsia" w:cs="바탕" w:hint="eastAsia"/>
          <w:color w:val="000000"/>
          <w:lang w:eastAsia="ko-KR"/>
        </w:rPr>
        <w:t>복수의 후보 식단들 각각에 포함된 복수의 음식 메뉴들 중 어느 두 개의 음식 메뉴들을 입력으로 제공받아,</w:t>
      </w:r>
      <w:r w:rsidRPr="00E05C92">
        <w:rPr>
          <w:rFonts w:asciiTheme="majorEastAsia" w:eastAsiaTheme="majorEastAsia" w:hAnsiTheme="majorEastAsia" w:cs="바탕"/>
          <w:color w:val="000000"/>
          <w:lang w:eastAsia="ko-KR"/>
        </w:rPr>
        <w:t xml:space="preserve"> </w:t>
      </w:r>
      <w:r w:rsidRPr="00E05C92">
        <w:rPr>
          <w:rFonts w:asciiTheme="majorEastAsia" w:eastAsiaTheme="majorEastAsia" w:hAnsiTheme="majorEastAsia" w:cs="바탕" w:hint="eastAsia"/>
          <w:color w:val="000000"/>
          <w:lang w:eastAsia="ko-KR"/>
        </w:rPr>
        <w:t xml:space="preserve">두 개의 음식 메뉴들 간의 서브 조합 평가 점수를 추론하도록 </w:t>
      </w:r>
      <w:r w:rsidR="00B6294D">
        <w:rPr>
          <w:rFonts w:asciiTheme="majorEastAsia" w:eastAsiaTheme="majorEastAsia" w:hAnsiTheme="majorEastAsia" w:cs="바탕" w:hint="eastAsia"/>
          <w:color w:val="000000"/>
          <w:lang w:eastAsia="ko-KR"/>
        </w:rPr>
        <w:t>미리-학습</w:t>
      </w:r>
      <w:r w:rsidRPr="00E05C92">
        <w:rPr>
          <w:rFonts w:asciiTheme="majorEastAsia" w:eastAsiaTheme="majorEastAsia" w:hAnsiTheme="majorEastAsia" w:cs="바탕" w:hint="eastAsia"/>
          <w:color w:val="000000"/>
          <w:lang w:eastAsia="ko-KR"/>
        </w:rPr>
        <w:t>된 제2</w:t>
      </w:r>
      <w:r w:rsidRPr="00E05C92">
        <w:rPr>
          <w:rFonts w:asciiTheme="majorEastAsia" w:eastAsiaTheme="majorEastAsia" w:hAnsiTheme="majorEastAsia" w:cs="바탕"/>
          <w:color w:val="000000"/>
          <w:lang w:eastAsia="ko-KR"/>
        </w:rPr>
        <w:t xml:space="preserve"> </w:t>
      </w:r>
      <w:r w:rsidRPr="00E05C92">
        <w:rPr>
          <w:rFonts w:asciiTheme="majorEastAsia" w:eastAsiaTheme="majorEastAsia" w:hAnsiTheme="majorEastAsia" w:cs="바탕" w:hint="eastAsia"/>
          <w:color w:val="000000"/>
          <w:lang w:eastAsia="ko-KR"/>
        </w:rPr>
        <w:t>인공 지능 모델</w:t>
      </w:r>
      <w:r w:rsidR="003C1717" w:rsidRPr="00E05C92">
        <w:rPr>
          <w:rFonts w:asciiTheme="majorEastAsia" w:eastAsiaTheme="majorEastAsia" w:hAnsiTheme="majorEastAsia" w:cs="바탕" w:hint="eastAsia"/>
          <w:color w:val="000000"/>
          <w:lang w:eastAsia="ko-KR"/>
        </w:rPr>
        <w:t>(</w:t>
      </w:r>
      <w:r w:rsidR="003C1717" w:rsidRPr="00E05C92">
        <w:rPr>
          <w:rFonts w:asciiTheme="majorEastAsia" w:eastAsiaTheme="majorEastAsia" w:hAnsiTheme="majorEastAsia" w:cs="바탕"/>
          <w:color w:val="000000"/>
          <w:lang w:eastAsia="ko-KR"/>
        </w:rPr>
        <w:t>125)</w:t>
      </w:r>
      <w:r w:rsidR="003C1717" w:rsidRPr="00E05C92">
        <w:rPr>
          <w:rFonts w:asciiTheme="majorEastAsia" w:eastAsiaTheme="majorEastAsia" w:hAnsiTheme="majorEastAsia" w:cs="바탕" w:hint="eastAsia"/>
          <w:color w:val="000000"/>
          <w:lang w:eastAsia="ko-KR"/>
        </w:rPr>
        <w:t>을 포함할 수 있다.</w:t>
      </w:r>
      <w:r w:rsidR="003C1717" w:rsidRPr="00E05C92">
        <w:rPr>
          <w:rFonts w:asciiTheme="majorEastAsia" w:eastAsiaTheme="majorEastAsia" w:hAnsiTheme="majorEastAsia" w:cs="바탕"/>
          <w:color w:val="000000"/>
          <w:lang w:eastAsia="ko-KR"/>
        </w:rPr>
        <w:t xml:space="preserve"> </w:t>
      </w:r>
      <w:r w:rsidR="003C1717" w:rsidRPr="00E05C92">
        <w:rPr>
          <w:rFonts w:asciiTheme="majorEastAsia" w:eastAsiaTheme="majorEastAsia" w:hAnsiTheme="majorEastAsia" w:cs="바탕" w:hint="eastAsia"/>
          <w:color w:val="000000"/>
          <w:lang w:eastAsia="ko-KR"/>
        </w:rPr>
        <w:t>조합 평가 모델(</w:t>
      </w:r>
      <w:r w:rsidR="003C1717" w:rsidRPr="00E05C92">
        <w:rPr>
          <w:rFonts w:asciiTheme="majorEastAsia" w:eastAsiaTheme="majorEastAsia" w:hAnsiTheme="majorEastAsia" w:cs="바탕"/>
          <w:color w:val="000000"/>
          <w:lang w:eastAsia="ko-KR"/>
        </w:rPr>
        <w:t>123)</w:t>
      </w:r>
      <w:r w:rsidR="003C1717" w:rsidRPr="00E05C92">
        <w:rPr>
          <w:rFonts w:asciiTheme="majorEastAsia" w:eastAsiaTheme="majorEastAsia" w:hAnsiTheme="majorEastAsia" w:cs="바탕" w:hint="eastAsia"/>
          <w:color w:val="000000"/>
          <w:lang w:eastAsia="ko-KR"/>
        </w:rPr>
        <w:t>은 어느 하나의 후보 식단에 포함된 복수의 음식 메뉴들의 조합에 대응되는 복수의 서브 조합 평가 점수들의 평균으로</w:t>
      </w:r>
      <w:r w:rsidR="003C1717" w:rsidRPr="00E05C92">
        <w:rPr>
          <w:rFonts w:asciiTheme="majorEastAsia" w:eastAsiaTheme="majorEastAsia" w:hAnsiTheme="majorEastAsia" w:cs="바탕"/>
          <w:color w:val="000000"/>
          <w:lang w:eastAsia="ko-KR"/>
        </w:rPr>
        <w:t xml:space="preserve">, </w:t>
      </w:r>
      <w:r w:rsidR="003C1717" w:rsidRPr="00E05C92">
        <w:rPr>
          <w:rFonts w:asciiTheme="majorEastAsia" w:eastAsiaTheme="majorEastAsia" w:hAnsiTheme="majorEastAsia" w:cs="바탕" w:hint="eastAsia"/>
          <w:color w:val="000000"/>
          <w:lang w:eastAsia="ko-KR"/>
        </w:rPr>
        <w:t xml:space="preserve">어느 하나의 후보 식단에 대응되는 조합 평가 점수를 획득하도록 설정된 모델일 수 </w:t>
      </w:r>
      <w:r w:rsidR="003C1717" w:rsidRPr="00E05C92">
        <w:rPr>
          <w:rFonts w:asciiTheme="majorEastAsia" w:eastAsiaTheme="majorEastAsia" w:hAnsiTheme="majorEastAsia" w:cs="바탕" w:hint="eastAsia"/>
          <w:color w:val="000000"/>
          <w:lang w:eastAsia="ko-KR"/>
        </w:rPr>
        <w:lastRenderedPageBreak/>
        <w:t>있다.</w:t>
      </w:r>
    </w:p>
    <w:p w14:paraId="12D88684" w14:textId="57340575" w:rsidR="00E05C92" w:rsidRPr="00B04337" w:rsidRDefault="00E05C92" w:rsidP="00E05C92">
      <w:pPr>
        <w:widowControl w:val="0"/>
        <w:spacing w:line="360" w:lineRule="auto"/>
        <w:ind w:firstLine="800"/>
        <w:jc w:val="both"/>
        <w:rPr>
          <w:rFonts w:ascii="맑은 고딕" w:eastAsia="맑은 고딕" w:hAnsi="맑은 고딕" w:cs="맑은 고딕"/>
          <w:lang w:eastAsia="ko-KR"/>
        </w:rPr>
      </w:pPr>
      <w:r w:rsidRPr="00B04337">
        <w:rPr>
          <w:rFonts w:ascii="맑은 고딕" w:eastAsia="맑은 고딕" w:hAnsi="맑은 고딕" w:cs="맑은 고딕" w:hint="eastAsia"/>
          <w:lang w:eastAsia="ko-KR"/>
        </w:rPr>
        <w:t>본 개시의 일 실시예에서,</w:t>
      </w:r>
      <w:r>
        <w:rPr>
          <w:rFonts w:ascii="맑은 고딕" w:eastAsia="맑은 고딕" w:hAnsi="맑은 고딕" w:cs="맑은 고딕" w:hint="eastAsia"/>
          <w:lang w:eastAsia="ko-KR"/>
        </w:rPr>
        <w:t xml:space="preserve"> 인공 지능 모델이 </w:t>
      </w:r>
      <w:r w:rsidRPr="00B04337">
        <w:rPr>
          <w:rFonts w:ascii="맑은 고딕" w:eastAsia="맑은 고딕" w:hAnsi="맑은 고딕" w:cs="맑은 고딕" w:hint="eastAsia"/>
          <w:lang w:eastAsia="ko-KR"/>
        </w:rPr>
        <w:t>미리 학습된다는 것은, 기본 인공 지능 모델이 학습 알고리즘에 의하여 다수의 훈련 데이터들을 이용하여 학습됨으로써, 원하는 특성(또는, 목적)을 수행하도록 설정된 기 정의된 동작 규칙 또는 인공 지능 모델이 만들어짐을 의미한다.</w:t>
      </w:r>
    </w:p>
    <w:p w14:paraId="17AD2BD4" w14:textId="26E383BD" w:rsidR="00E05C92" w:rsidRPr="00B04337" w:rsidRDefault="00E05C92" w:rsidP="00E05C92">
      <w:pPr>
        <w:widowControl w:val="0"/>
        <w:spacing w:line="360" w:lineRule="auto"/>
        <w:ind w:firstLine="800"/>
        <w:jc w:val="both"/>
        <w:rPr>
          <w:rFonts w:ascii="맑은 고딕" w:eastAsia="맑은 고딕" w:hAnsi="맑은 고딕" w:cs="맑은 고딕"/>
          <w:lang w:eastAsia="ko-KR"/>
        </w:rPr>
      </w:pPr>
      <w:r w:rsidRPr="00B04337">
        <w:rPr>
          <w:rFonts w:ascii="맑은 고딕" w:eastAsia="맑은 고딕" w:hAnsi="맑은 고딕" w:cs="맑은 고딕" w:hint="eastAsia"/>
          <w:lang w:eastAsia="ko-KR"/>
        </w:rPr>
        <w:t xml:space="preserve">이러한 학습은 본 개시에 따른 인공 지능 모델이 포함된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sidRPr="00B04337">
        <w:rPr>
          <w:rFonts w:ascii="맑은 고딕" w:eastAsia="맑은 고딕" w:hAnsi="맑은 고딕" w:cs="맑은 고딕" w:hint="eastAsia"/>
          <w:lang w:eastAsia="ko-KR"/>
        </w:rPr>
        <w:t>에서 이루어질 수도 있고, 별도의 서버 및/또는 시스템을 통해 이루어 질 수도 있다. 학습 알고리즘의 예로는, 지도형 학습(supervised learning), 비지도 형 학습(unsupervised learning), 준지도형 학습(semi-supervised learning) 또는 강화 학습(reinforcement learning)이 있으나, 전술한 예에 한정되지 않는다.</w:t>
      </w:r>
    </w:p>
    <w:p w14:paraId="69772E7E" w14:textId="2978C0AD" w:rsidR="00E05C92" w:rsidRPr="00B04337" w:rsidRDefault="00E05C92" w:rsidP="00E05C92">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sidRPr="00B04337">
        <w:rPr>
          <w:rFonts w:ascii="맑은 고딕" w:eastAsia="맑은 고딕" w:hAnsi="맑은 고딕" w:cs="맑은 고딕" w:hint="eastAsia"/>
          <w:lang w:eastAsia="ko-KR"/>
        </w:rPr>
        <w:t>인공 지능 모델</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 xml:space="preserve"> 각각은,</w:t>
      </w:r>
      <w:r w:rsidRPr="00B04337">
        <w:rPr>
          <w:rFonts w:ascii="맑은 고딕" w:eastAsia="맑은 고딕" w:hAnsi="맑은 고딕" w:cs="맑은 고딕" w:hint="eastAsia"/>
          <w:lang w:eastAsia="ko-KR"/>
        </w:rPr>
        <w:t xml:space="preserve"> 복수의 신경망 레이어들로 구성될 수 있다. 복수의 신경망 레이어들 각각은 복수의 가중치들 (weight values)을 갖고 있으며, 이전(previous) 레이어의 연산 결과와 복수의 가중치들 간의 연산을 통해 신경 망 연산을 수행한다. 복수의 신경망 레이어들이 갖고 있는 복수의 가중치들은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sidRPr="00B04337">
        <w:rPr>
          <w:rFonts w:ascii="맑은 고딕" w:eastAsia="맑은 고딕" w:hAnsi="맑은 고딕" w:cs="맑은 고딕" w:hint="eastAsia"/>
          <w:lang w:eastAsia="ko-KR"/>
        </w:rPr>
        <w:t>인공 지능 모델</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 xml:space="preserve">125) </w:t>
      </w:r>
      <w:r>
        <w:rPr>
          <w:rFonts w:ascii="맑은 고딕" w:eastAsia="맑은 고딕" w:hAnsi="맑은 고딕" w:cs="맑은 고딕" w:hint="eastAsia"/>
          <w:lang w:eastAsia="ko-KR"/>
        </w:rPr>
        <w:t>각각의</w:t>
      </w:r>
      <w:r w:rsidRPr="00B04337">
        <w:rPr>
          <w:rFonts w:ascii="맑은 고딕" w:eastAsia="맑은 고딕" w:hAnsi="맑은 고딕" w:cs="맑은 고딕" w:hint="eastAsia"/>
          <w:lang w:eastAsia="ko-KR"/>
        </w:rPr>
        <w:t xml:space="preserve"> 학습 결과에 의해 최적화될 수 있다. </w:t>
      </w:r>
    </w:p>
    <w:p w14:paraId="1C3F86BF" w14:textId="05A32D41" w:rsidR="00E05C92" w:rsidRDefault="00E05C92" w:rsidP="00E05C92">
      <w:pPr>
        <w:widowControl w:val="0"/>
        <w:spacing w:line="360" w:lineRule="auto"/>
        <w:ind w:firstLine="800"/>
        <w:jc w:val="both"/>
        <w:rPr>
          <w:rFonts w:ascii="맑은 고딕" w:eastAsia="맑은 고딕" w:hAnsi="맑은 고딕" w:cs="맑은 고딕"/>
          <w:lang w:eastAsia="ko-KR"/>
        </w:rPr>
      </w:pPr>
      <w:r w:rsidRPr="00B04337">
        <w:rPr>
          <w:rFonts w:ascii="맑은 고딕" w:eastAsia="맑은 고딕" w:hAnsi="맑은 고딕" w:cs="맑은 고딕" w:hint="eastAsia"/>
          <w:lang w:eastAsia="ko-KR"/>
        </w:rPr>
        <w:t xml:space="preserve">예를 들어, 학습 과정 동안 </w:t>
      </w:r>
      <w:r w:rsidR="00F94B6E">
        <w:rPr>
          <w:rFonts w:ascii="맑은 고딕" w:eastAsia="맑은 고딕" w:hAnsi="맑은 고딕" w:cs="맑은 고딕" w:hint="eastAsia"/>
          <w:lang w:eastAsia="ko-KR"/>
        </w:rPr>
        <w:t>제1</w:t>
      </w:r>
      <w:r w:rsidR="00F94B6E">
        <w:rPr>
          <w:rFonts w:ascii="맑은 고딕" w:eastAsia="맑은 고딕" w:hAnsi="맑은 고딕" w:cs="맑은 고딕"/>
          <w:lang w:eastAsia="ko-KR"/>
        </w:rPr>
        <w:t xml:space="preserve"> </w:t>
      </w:r>
      <w:r w:rsidR="00F94B6E" w:rsidRPr="00B04337">
        <w:rPr>
          <w:rFonts w:ascii="맑은 고딕" w:eastAsia="맑은 고딕" w:hAnsi="맑은 고딕" w:cs="맑은 고딕" w:hint="eastAsia"/>
          <w:lang w:eastAsia="ko-KR"/>
        </w:rPr>
        <w:t>인공 지능 모델</w:t>
      </w:r>
      <w:r w:rsidR="00F94B6E">
        <w:rPr>
          <w:rFonts w:ascii="맑은 고딕" w:eastAsia="맑은 고딕" w:hAnsi="맑은 고딕" w:cs="맑은 고딕" w:hint="eastAsia"/>
          <w:lang w:eastAsia="ko-KR"/>
        </w:rPr>
        <w:t>(</w:t>
      </w:r>
      <w:r w:rsidR="00F94B6E">
        <w:rPr>
          <w:rFonts w:ascii="맑은 고딕" w:eastAsia="맑은 고딕" w:hAnsi="맑은 고딕" w:cs="맑은 고딕"/>
          <w:lang w:eastAsia="ko-KR"/>
        </w:rPr>
        <w:t xml:space="preserve">124) </w:t>
      </w:r>
      <w:r w:rsidR="00F94B6E">
        <w:rPr>
          <w:rFonts w:ascii="맑은 고딕" w:eastAsia="맑은 고딕" w:hAnsi="맑은 고딕" w:cs="맑은 고딕" w:hint="eastAsia"/>
          <w:lang w:eastAsia="ko-KR"/>
        </w:rPr>
        <w:t>및 제2</w:t>
      </w:r>
      <w:r w:rsidR="00F94B6E">
        <w:rPr>
          <w:rFonts w:ascii="맑은 고딕" w:eastAsia="맑은 고딕" w:hAnsi="맑은 고딕" w:cs="맑은 고딕"/>
          <w:lang w:eastAsia="ko-KR"/>
        </w:rPr>
        <w:t xml:space="preserve"> </w:t>
      </w:r>
      <w:r w:rsidR="00F94B6E">
        <w:rPr>
          <w:rFonts w:ascii="맑은 고딕" w:eastAsia="맑은 고딕" w:hAnsi="맑은 고딕" w:cs="맑은 고딕" w:hint="eastAsia"/>
          <w:lang w:eastAsia="ko-KR"/>
        </w:rPr>
        <w:t>인공 지능 모델(</w:t>
      </w:r>
      <w:r w:rsidR="00F94B6E">
        <w:rPr>
          <w:rFonts w:ascii="맑은 고딕" w:eastAsia="맑은 고딕" w:hAnsi="맑은 고딕" w:cs="맑은 고딕"/>
          <w:lang w:eastAsia="ko-KR"/>
        </w:rPr>
        <w:t>125)</w:t>
      </w:r>
      <w:r w:rsidRPr="00B04337">
        <w:rPr>
          <w:rFonts w:ascii="맑은 고딕" w:eastAsia="맑은 고딕" w:hAnsi="맑은 고딕" w:cs="맑은 고딕" w:hint="eastAsia"/>
          <w:lang w:eastAsia="ko-KR"/>
        </w:rPr>
        <w:t xml:space="preserve">에서 획득한 로스(loss) 값 또는 코스트(cost) 값이 감소 또는 최소화되도록 복수의 가중치들이 갱신될 수 있다. </w:t>
      </w:r>
      <w:commentRangeStart w:id="12"/>
      <w:commentRangeStart w:id="13"/>
      <w:r w:rsidR="00A55753">
        <w:rPr>
          <w:rFonts w:ascii="맑은 고딕" w:eastAsia="맑은 고딕" w:hAnsi="맑은 고딕" w:cs="맑은 고딕" w:hint="eastAsia"/>
          <w:lang w:eastAsia="ko-KR"/>
        </w:rPr>
        <w:t>제1</w:t>
      </w:r>
      <w:r w:rsidR="00A55753">
        <w:rPr>
          <w:rFonts w:ascii="맑은 고딕" w:eastAsia="맑은 고딕" w:hAnsi="맑은 고딕" w:cs="맑은 고딕"/>
          <w:lang w:eastAsia="ko-KR"/>
        </w:rPr>
        <w:t xml:space="preserve"> </w:t>
      </w:r>
      <w:r w:rsidR="00A55753" w:rsidRPr="00B04337">
        <w:rPr>
          <w:rFonts w:ascii="맑은 고딕" w:eastAsia="맑은 고딕" w:hAnsi="맑은 고딕" w:cs="맑은 고딕" w:hint="eastAsia"/>
          <w:lang w:eastAsia="ko-KR"/>
        </w:rPr>
        <w:t>인공 지능 모델</w:t>
      </w:r>
      <w:r w:rsidR="00A55753">
        <w:rPr>
          <w:rFonts w:ascii="맑은 고딕" w:eastAsia="맑은 고딕" w:hAnsi="맑은 고딕" w:cs="맑은 고딕" w:hint="eastAsia"/>
          <w:lang w:eastAsia="ko-KR"/>
        </w:rPr>
        <w:t>(</w:t>
      </w:r>
      <w:r w:rsidR="00A55753">
        <w:rPr>
          <w:rFonts w:ascii="맑은 고딕" w:eastAsia="맑은 고딕" w:hAnsi="맑은 고딕" w:cs="맑은 고딕"/>
          <w:lang w:eastAsia="ko-KR"/>
        </w:rPr>
        <w:t xml:space="preserve">124) </w:t>
      </w:r>
      <w:r w:rsidR="00A55753">
        <w:rPr>
          <w:rFonts w:ascii="맑은 고딕" w:eastAsia="맑은 고딕" w:hAnsi="맑은 고딕" w:cs="맑은 고딕" w:hint="eastAsia"/>
          <w:lang w:eastAsia="ko-KR"/>
        </w:rPr>
        <w:t>및 제2</w:t>
      </w:r>
      <w:r w:rsidR="00A55753">
        <w:rPr>
          <w:rFonts w:ascii="맑은 고딕" w:eastAsia="맑은 고딕" w:hAnsi="맑은 고딕" w:cs="맑은 고딕"/>
          <w:lang w:eastAsia="ko-KR"/>
        </w:rPr>
        <w:t xml:space="preserve"> </w:t>
      </w:r>
      <w:r w:rsidR="00A55753">
        <w:rPr>
          <w:rFonts w:ascii="맑은 고딕" w:eastAsia="맑은 고딕" w:hAnsi="맑은 고딕" w:cs="맑은 고딕" w:hint="eastAsia"/>
          <w:lang w:eastAsia="ko-KR"/>
        </w:rPr>
        <w:t>인공 지능 모델(</w:t>
      </w:r>
      <w:r w:rsidR="00A55753">
        <w:rPr>
          <w:rFonts w:ascii="맑은 고딕" w:eastAsia="맑은 고딕" w:hAnsi="맑은 고딕" w:cs="맑은 고딕"/>
          <w:lang w:eastAsia="ko-KR"/>
        </w:rPr>
        <w:t>125)</w:t>
      </w:r>
      <w:r w:rsidRPr="00DA3A55">
        <w:rPr>
          <w:rFonts w:ascii="맑은 고딕" w:eastAsia="맑은 고딕" w:hAnsi="맑은 고딕" w:cs="맑은 고딕" w:hint="eastAsia"/>
          <w:lang w:eastAsia="ko-KR"/>
        </w:rPr>
        <w:t>은</w:t>
      </w:r>
      <w:r w:rsidRPr="00B04337">
        <w:rPr>
          <w:rFonts w:ascii="맑은 고딕" w:eastAsia="맑은 고딕" w:hAnsi="맑은 고딕" w:cs="맑은 고딕" w:hint="eastAsia"/>
          <w:lang w:eastAsia="ko-KR"/>
        </w:rPr>
        <w:t xml:space="preserve"> </w:t>
      </w:r>
      <w:ins w:id="14" w:author="USER" w:date="2025-01-01T16:22:00Z">
        <w:r w:rsidR="00E1639D">
          <w:rPr>
            <w:rFonts w:ascii="맑은 고딕" w:eastAsia="맑은 고딕" w:hAnsi="맑은 고딕" w:cs="맑은 고딕" w:hint="eastAsia"/>
            <w:lang w:eastAsia="ko-KR"/>
          </w:rPr>
          <w:t>그래프 데이터를 처리하기 위한 그래프 신경망(</w:t>
        </w:r>
      </w:ins>
      <w:ins w:id="15" w:author="USER" w:date="2025-01-01T16:23:00Z">
        <w:r w:rsidR="00E1639D">
          <w:rPr>
            <w:rFonts w:ascii="맑은 고딕" w:eastAsia="맑은 고딕" w:hAnsi="맑은 고딕" w:cs="맑은 고딕"/>
            <w:lang w:eastAsia="ko-KR"/>
          </w:rPr>
          <w:t>Graph Neural Network, GNN)</w:t>
        </w:r>
        <w:r w:rsidR="00E1639D">
          <w:rPr>
            <w:rFonts w:ascii="맑은 고딕" w:eastAsia="맑은 고딕" w:hAnsi="맑은 고딕" w:cs="맑은 고딕" w:hint="eastAsia"/>
            <w:lang w:eastAsia="ko-KR"/>
          </w:rPr>
          <w:t>을 포함할 수 있으며,</w:t>
        </w:r>
        <w:r w:rsidR="00E1639D">
          <w:rPr>
            <w:rFonts w:ascii="맑은 고딕" w:eastAsia="맑은 고딕" w:hAnsi="맑은 고딕" w:cs="맑은 고딕"/>
            <w:lang w:eastAsia="ko-KR"/>
          </w:rPr>
          <w:t xml:space="preserve"> </w:t>
        </w:r>
        <w:r w:rsidR="00E1639D">
          <w:rPr>
            <w:rFonts w:ascii="맑은 고딕" w:eastAsia="맑은 고딕" w:hAnsi="맑은 고딕" w:cs="맑은 고딕" w:hint="eastAsia"/>
            <w:lang w:eastAsia="ko-KR"/>
          </w:rPr>
          <w:t xml:space="preserve">예를 들어 </w:t>
        </w:r>
        <w:proofErr w:type="spellStart"/>
        <w:r w:rsidR="00E1639D" w:rsidRPr="00E1639D">
          <w:rPr>
            <w:rFonts w:ascii="맑은 고딕" w:eastAsia="맑은 고딕" w:hAnsi="맑은 고딕" w:cs="맑은 고딕" w:hint="eastAsia"/>
            <w:lang w:eastAsia="ko-KR"/>
          </w:rPr>
          <w:t>HeteroGNN</w:t>
        </w:r>
        <w:proofErr w:type="spellEnd"/>
        <w:r w:rsidR="00E1639D" w:rsidRPr="00E1639D">
          <w:rPr>
            <w:rFonts w:ascii="맑은 고딕" w:eastAsia="맑은 고딕" w:hAnsi="맑은 고딕" w:cs="맑은 고딕" w:hint="eastAsia"/>
            <w:lang w:eastAsia="ko-KR"/>
          </w:rPr>
          <w:t>(Heterogeneous Graph Neural Network), GATGNN(Global Attention Graph Neural Network) 등을 포함할 수 있으며,</w:t>
        </w:r>
        <w:r w:rsidR="00E1639D" w:rsidRPr="00E1639D">
          <w:rPr>
            <w:rFonts w:ascii="맑은 고딕" w:eastAsia="맑은 고딕" w:hAnsi="맑은 고딕" w:cs="맑은 고딕"/>
            <w:lang w:eastAsia="ko-KR"/>
          </w:rPr>
          <w:t xml:space="preserve"> </w:t>
        </w:r>
        <w:r w:rsidR="00E1639D" w:rsidRPr="00E1639D">
          <w:rPr>
            <w:rFonts w:ascii="맑은 고딕" w:eastAsia="맑은 고딕" w:hAnsi="맑은 고딕" w:cs="맑은 고딕" w:hint="eastAsia"/>
            <w:lang w:eastAsia="ko-KR"/>
          </w:rPr>
          <w:lastRenderedPageBreak/>
          <w:t>어느 하나로 제한되지 않는다.</w:t>
        </w:r>
      </w:ins>
      <w:del w:id="16" w:author="USER" w:date="2025-01-01T16:23:00Z">
        <w:r w:rsidRPr="00B04337" w:rsidDel="00E1639D">
          <w:rPr>
            <w:rFonts w:ascii="맑은 고딕" w:eastAsia="맑은 고딕" w:hAnsi="맑은 고딕" w:cs="맑은 고딕" w:hint="eastAsia"/>
            <w:lang w:eastAsia="ko-KR"/>
          </w:rPr>
          <w:delText>심층 신경망(DNN:</w:delText>
        </w:r>
        <w:r w:rsidRPr="00B04337" w:rsidDel="00E1639D">
          <w:rPr>
            <w:rFonts w:ascii="맑은 고딕" w:eastAsia="맑은 고딕" w:hAnsi="맑은 고딕" w:cs="맑은 고딕"/>
            <w:lang w:eastAsia="ko-KR"/>
          </w:rPr>
          <w:delText xml:space="preserve"> </w:delText>
        </w:r>
        <w:r w:rsidRPr="00B04337" w:rsidDel="00E1639D">
          <w:rPr>
            <w:rFonts w:ascii="맑은 고딕" w:eastAsia="맑은 고딕" w:hAnsi="맑은 고딕" w:cs="맑은 고딕" w:hint="eastAsia"/>
            <w:lang w:eastAsia="ko-KR"/>
          </w:rPr>
          <w:delText xml:space="preserve">Deep Neural Network)를 포함할 수 있으며, 예를 들어, </w:delText>
        </w:r>
        <w:r w:rsidRPr="002158F7" w:rsidDel="00E1639D">
          <w:rPr>
            <w:rFonts w:ascii="맑은 고딕" w:eastAsia="맑은 고딕" w:hAnsi="맑은 고딕" w:cs="맑은 고딕" w:hint="eastAsia"/>
            <w:lang w:eastAsia="ko-KR"/>
          </w:rPr>
          <w:delText>CNN (Convolutional Neural Network),</w:delText>
        </w:r>
        <w:r w:rsidRPr="00117F59" w:rsidDel="00E1639D">
          <w:rPr>
            <w:rFonts w:ascii="맑은 고딕" w:eastAsia="맑은 고딕" w:hAnsi="맑은 고딕" w:cs="맑은 고딕" w:hint="eastAsia"/>
            <w:lang w:eastAsia="ko-KR"/>
          </w:rPr>
          <w:delText xml:space="preserve"> </w:delText>
        </w:r>
        <w:r w:rsidRPr="002158F7" w:rsidDel="00E1639D">
          <w:rPr>
            <w:rFonts w:ascii="맑은 고딕" w:eastAsia="맑은 고딕" w:hAnsi="맑은 고딕" w:cs="맑은 고딕" w:hint="eastAsia"/>
            <w:lang w:eastAsia="ko-KR"/>
          </w:rPr>
          <w:delText>RNN (Recurrent Neural Network),</w:delText>
        </w:r>
        <w:r w:rsidDel="00E1639D">
          <w:rPr>
            <w:rFonts w:ascii="맑은 고딕" w:eastAsia="맑은 고딕" w:hAnsi="맑은 고딕" w:cs="맑은 고딕"/>
            <w:lang w:eastAsia="ko-KR"/>
          </w:rPr>
          <w:delText xml:space="preserve"> GAN(Generative Adversarial Networks), </w:delText>
        </w:r>
        <w:r w:rsidDel="00E1639D">
          <w:rPr>
            <w:rFonts w:ascii="맑은 고딕" w:eastAsia="맑은 고딕" w:hAnsi="맑은 고딕" w:cs="맑은 고딕" w:hint="eastAsia"/>
            <w:lang w:eastAsia="ko-KR"/>
          </w:rPr>
          <w:delText>트랜스포머(</w:delText>
        </w:r>
        <w:r w:rsidDel="00E1639D">
          <w:rPr>
            <w:rFonts w:ascii="맑은 고딕" w:eastAsia="맑은 고딕" w:hAnsi="맑은 고딕" w:cs="맑은 고딕"/>
            <w:lang w:eastAsia="ko-KR"/>
          </w:rPr>
          <w:delText xml:space="preserve">Transformer) </w:delText>
        </w:r>
        <w:r w:rsidDel="00E1639D">
          <w:rPr>
            <w:rFonts w:ascii="맑은 고딕" w:eastAsia="맑은 고딕" w:hAnsi="맑은 고딕" w:cs="맑은 고딕" w:hint="eastAsia"/>
            <w:lang w:eastAsia="ko-KR"/>
          </w:rPr>
          <w:delText>모델</w:delText>
        </w:r>
        <w:r w:rsidDel="00E1639D">
          <w:rPr>
            <w:rFonts w:ascii="맑은 고딕" w:eastAsia="맑은 고딕" w:hAnsi="맑은 고딕" w:cs="맑은 고딕"/>
            <w:lang w:eastAsia="ko-KR"/>
          </w:rPr>
          <w:delText xml:space="preserve">, VAE(Variant Auto Encoder) </w:delText>
        </w:r>
        <w:r w:rsidDel="00E1639D">
          <w:rPr>
            <w:rFonts w:ascii="맑은 고딕" w:eastAsia="맑은 고딕" w:hAnsi="맑은 고딕" w:cs="맑은 고딕" w:hint="eastAsia"/>
            <w:lang w:eastAsia="ko-KR"/>
          </w:rPr>
          <w:delText>모델</w:delText>
        </w:r>
        <w:r w:rsidDel="00E1639D">
          <w:rPr>
            <w:rFonts w:ascii="맑은 고딕" w:eastAsia="맑은 고딕" w:hAnsi="맑은 고딕" w:cs="맑은 고딕"/>
            <w:lang w:eastAsia="ko-KR"/>
          </w:rPr>
          <w:delText xml:space="preserve"> </w:delText>
        </w:r>
        <w:r w:rsidDel="00E1639D">
          <w:rPr>
            <w:rFonts w:ascii="맑은 고딕" w:eastAsia="맑은 고딕" w:hAnsi="맑은 고딕" w:cs="맑은 고딕" w:hint="eastAsia"/>
            <w:lang w:eastAsia="ko-KR"/>
          </w:rPr>
          <w:delText>또는</w:delText>
        </w:r>
        <w:r w:rsidDel="00E1639D">
          <w:rPr>
            <w:rFonts w:ascii="맑은 고딕" w:eastAsia="맑은 고딕" w:hAnsi="맑은 고딕" w:cs="맑은 고딕"/>
            <w:lang w:eastAsia="ko-KR"/>
          </w:rPr>
          <w:delText xml:space="preserve"> </w:delText>
        </w:r>
        <w:r w:rsidDel="00E1639D">
          <w:rPr>
            <w:rFonts w:ascii="맑은 고딕" w:eastAsia="맑은 고딕" w:hAnsi="맑은 고딕" w:cs="맑은 고딕" w:hint="eastAsia"/>
            <w:lang w:eastAsia="ko-KR"/>
          </w:rPr>
          <w:delText>확산 모델(</w:delText>
        </w:r>
        <w:r w:rsidDel="00E1639D">
          <w:rPr>
            <w:rFonts w:ascii="맑은 고딕" w:eastAsia="맑은 고딕" w:hAnsi="맑은 고딕" w:cs="맑은 고딕"/>
            <w:lang w:eastAsia="ko-KR"/>
          </w:rPr>
          <w:delText xml:space="preserve">Diffusion model) </w:delText>
        </w:r>
        <w:r w:rsidDel="00E1639D">
          <w:rPr>
            <w:rFonts w:ascii="맑은 고딕" w:eastAsia="맑은 고딕" w:hAnsi="맑은 고딕" w:cs="맑은 고딕" w:hint="eastAsia"/>
            <w:lang w:eastAsia="ko-KR"/>
          </w:rPr>
          <w:delText>등을 포함할 수 있고,</w:delText>
        </w:r>
        <w:r w:rsidDel="00E1639D">
          <w:rPr>
            <w:rFonts w:ascii="맑은 고딕" w:eastAsia="맑은 고딕" w:hAnsi="맑은 고딕" w:cs="맑은 고딕"/>
            <w:lang w:eastAsia="ko-KR"/>
          </w:rPr>
          <w:delText xml:space="preserve"> </w:delText>
        </w:r>
        <w:r w:rsidDel="00E1639D">
          <w:rPr>
            <w:rFonts w:ascii="맑은 고딕" w:eastAsia="맑은 고딕" w:hAnsi="맑은 고딕" w:cs="맑은 고딕" w:hint="eastAsia"/>
            <w:lang w:eastAsia="ko-KR"/>
          </w:rPr>
          <w:delText>어느 하나로 제한되지 않는다.</w:delText>
        </w:r>
        <w:commentRangeEnd w:id="12"/>
        <w:r w:rsidR="001E3533" w:rsidDel="00E1639D">
          <w:rPr>
            <w:rStyle w:val="ac"/>
          </w:rPr>
          <w:commentReference w:id="12"/>
        </w:r>
      </w:del>
      <w:commentRangeEnd w:id="13"/>
      <w:r w:rsidR="005714BD">
        <w:rPr>
          <w:rStyle w:val="ac"/>
        </w:rPr>
        <w:commentReference w:id="13"/>
      </w:r>
    </w:p>
    <w:p w14:paraId="07905BB1" w14:textId="74367633" w:rsidR="00B41454" w:rsidRDefault="003C1717" w:rsidP="00E05C92">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이하,</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조합 평가 모델(</w:t>
      </w:r>
      <w:r>
        <w:rPr>
          <w:rFonts w:asciiTheme="majorEastAsia" w:eastAsiaTheme="majorEastAsia" w:hAnsiTheme="majorEastAsia" w:cs="바탕"/>
          <w:color w:val="000000"/>
          <w:lang w:eastAsia="ko-KR"/>
        </w:rPr>
        <w:t xml:space="preserve">123) </w:t>
      </w:r>
      <w:r>
        <w:rPr>
          <w:rFonts w:asciiTheme="majorEastAsia" w:eastAsiaTheme="majorEastAsia" w:hAnsiTheme="majorEastAsia" w:cs="바탕" w:hint="eastAsia"/>
          <w:color w:val="000000"/>
          <w:lang w:eastAsia="ko-KR"/>
        </w:rPr>
        <w:t>및 제</w:t>
      </w:r>
      <w:r>
        <w:rPr>
          <w:rFonts w:asciiTheme="majorEastAsia" w:eastAsiaTheme="majorEastAsia" w:hAnsiTheme="majorEastAsia" w:cs="바탕"/>
          <w:color w:val="000000"/>
          <w:lang w:eastAsia="ko-KR"/>
        </w:rPr>
        <w:t xml:space="preserve">2 </w:t>
      </w:r>
      <w:r>
        <w:rPr>
          <w:rFonts w:asciiTheme="majorEastAsia" w:eastAsiaTheme="majorEastAsia" w:hAnsiTheme="majorEastAsia" w:cs="바탕" w:hint="eastAsia"/>
          <w:color w:val="000000"/>
          <w:lang w:eastAsia="ko-KR"/>
        </w:rPr>
        <w:t>인공 지능 모델(</w:t>
      </w:r>
      <w:r>
        <w:rPr>
          <w:rFonts w:asciiTheme="majorEastAsia" w:eastAsiaTheme="majorEastAsia" w:hAnsiTheme="majorEastAsia" w:cs="바탕"/>
          <w:color w:val="000000"/>
          <w:lang w:eastAsia="ko-KR"/>
        </w:rPr>
        <w:t>125)</w:t>
      </w:r>
      <w:r>
        <w:rPr>
          <w:rFonts w:asciiTheme="majorEastAsia" w:eastAsiaTheme="majorEastAsia" w:hAnsiTheme="majorEastAsia" w:cs="바탕" w:hint="eastAsia"/>
          <w:color w:val="000000"/>
          <w:lang w:eastAsia="ko-KR"/>
        </w:rPr>
        <w:t xml:space="preserve">은 도 </w:t>
      </w:r>
      <w:r>
        <w:rPr>
          <w:rFonts w:asciiTheme="majorEastAsia" w:eastAsiaTheme="majorEastAsia" w:hAnsiTheme="majorEastAsia" w:cs="바탕"/>
          <w:color w:val="000000"/>
          <w:lang w:eastAsia="ko-KR"/>
        </w:rPr>
        <w:t xml:space="preserve">8 </w:t>
      </w:r>
      <w:r>
        <w:rPr>
          <w:rFonts w:asciiTheme="majorEastAsia" w:eastAsiaTheme="majorEastAsia" w:hAnsiTheme="majorEastAsia" w:cs="바탕" w:hint="eastAsia"/>
          <w:color w:val="000000"/>
          <w:lang w:eastAsia="ko-KR"/>
        </w:rPr>
        <w:t xml:space="preserve">및 도 </w:t>
      </w:r>
      <w:r>
        <w:rPr>
          <w:rFonts w:asciiTheme="majorEastAsia" w:eastAsiaTheme="majorEastAsia" w:hAnsiTheme="majorEastAsia" w:cs="바탕"/>
          <w:color w:val="000000"/>
          <w:lang w:eastAsia="ko-KR"/>
        </w:rPr>
        <w:t>9</w:t>
      </w:r>
      <w:r>
        <w:rPr>
          <w:rFonts w:asciiTheme="majorEastAsia" w:eastAsiaTheme="majorEastAsia" w:hAnsiTheme="majorEastAsia" w:cs="바탕" w:hint="eastAsia"/>
          <w:color w:val="000000"/>
          <w:lang w:eastAsia="ko-KR"/>
        </w:rPr>
        <w:t>에서 후술하도록 한다.</w:t>
      </w:r>
    </w:p>
    <w:p w14:paraId="11599358" w14:textId="77777777" w:rsidR="006A6601" w:rsidRPr="005772AB" w:rsidRDefault="006A6601" w:rsidP="006A6601">
      <w:pPr>
        <w:widowControl w:val="0"/>
        <w:spacing w:line="360" w:lineRule="auto"/>
        <w:ind w:firstLine="800"/>
        <w:jc w:val="both"/>
        <w:rPr>
          <w:rFonts w:ascii="맑은 고딕" w:eastAsia="맑은 고딕" w:hAnsi="맑은 고딕" w:cs="맑은 고딕"/>
          <w:lang w:eastAsia="ko-KR"/>
        </w:rPr>
      </w:pPr>
      <w:r w:rsidRPr="005772AB">
        <w:rPr>
          <w:rFonts w:ascii="맑은 고딕" w:eastAsia="맑은 고딕" w:hAnsi="맑은 고딕" w:cs="맑은 고딕" w:hint="eastAsia"/>
          <w:lang w:eastAsia="ko-KR"/>
        </w:rPr>
        <w:t>본 개시의 일 실시예에서, 적어도 하나의 프로세서(</w:t>
      </w:r>
      <w:r w:rsidRPr="005772AB">
        <w:rPr>
          <w:rFonts w:ascii="맑은 고딕" w:eastAsia="맑은 고딕" w:hAnsi="맑은 고딕" w:cs="맑은 고딕"/>
          <w:lang w:eastAsia="ko-KR"/>
        </w:rPr>
        <w:t>1</w:t>
      </w:r>
      <w:r>
        <w:rPr>
          <w:rFonts w:ascii="맑은 고딕" w:eastAsia="맑은 고딕" w:hAnsi="맑은 고딕" w:cs="맑은 고딕"/>
          <w:lang w:eastAsia="ko-KR"/>
        </w:rPr>
        <w:t>6</w:t>
      </w:r>
      <w:r w:rsidRPr="005772AB">
        <w:rPr>
          <w:rFonts w:ascii="맑은 고딕" w:eastAsia="맑은 고딕" w:hAnsi="맑은 고딕" w:cs="맑은 고딕"/>
          <w:lang w:eastAsia="ko-KR"/>
        </w:rPr>
        <w:t>0)</w:t>
      </w:r>
      <w:r w:rsidRPr="005772AB">
        <w:rPr>
          <w:rFonts w:ascii="맑은 고딕" w:eastAsia="맑은 고딕" w:hAnsi="맑은 고딕" w:cs="맑은 고딕" w:hint="eastAsia"/>
          <w:lang w:eastAsia="ko-KR"/>
        </w:rPr>
        <w:t xml:space="preserve">는 CPU, AP, DSP(Digital Signal Processor) 등과 같은 범용 프로세서 또는 </w:t>
      </w:r>
      <w:r w:rsidRPr="005772AB">
        <w:rPr>
          <w:rFonts w:ascii="맑은 고딕" w:eastAsia="맑은 고딕" w:hAnsi="맑은 고딕" w:cs="맑은 고딕"/>
          <w:lang w:eastAsia="ko-KR"/>
        </w:rPr>
        <w:t>NPU(Neural Processing Unit)</w:t>
      </w:r>
      <w:r w:rsidRPr="005772AB">
        <w:rPr>
          <w:rFonts w:ascii="맑은 고딕" w:eastAsia="맑은 고딕" w:hAnsi="맑은 고딕" w:cs="맑은 고딕" w:hint="eastAsia"/>
          <w:lang w:eastAsia="ko-KR"/>
        </w:rPr>
        <w:t>와 같은 신경망 처리 프로세서일 수 있다. 본 개시의 일 실시예에서,</w:t>
      </w:r>
      <w:r w:rsidRPr="005772AB">
        <w:rPr>
          <w:rFonts w:ascii="맑은 고딕" w:eastAsia="맑은 고딕" w:hAnsi="맑은 고딕" w:cs="맑은 고딕"/>
          <w:lang w:eastAsia="ko-KR"/>
        </w:rPr>
        <w:t xml:space="preserve"> </w:t>
      </w:r>
      <w:r w:rsidRPr="005772AB">
        <w:rPr>
          <w:rFonts w:ascii="맑은 고딕" w:eastAsia="맑은 고딕" w:hAnsi="맑은 고딕" w:cs="맑은 고딕" w:hint="eastAsia"/>
          <w:lang w:eastAsia="ko-KR"/>
        </w:rPr>
        <w:t>적어도 하나의 프로세서(</w:t>
      </w:r>
      <w:r w:rsidRPr="005772AB">
        <w:rPr>
          <w:rFonts w:ascii="맑은 고딕" w:eastAsia="맑은 고딕" w:hAnsi="맑은 고딕" w:cs="맑은 고딕"/>
          <w:lang w:eastAsia="ko-KR"/>
        </w:rPr>
        <w:t>1</w:t>
      </w:r>
      <w:r>
        <w:rPr>
          <w:rFonts w:ascii="맑은 고딕" w:eastAsia="맑은 고딕" w:hAnsi="맑은 고딕" w:cs="맑은 고딕"/>
          <w:lang w:eastAsia="ko-KR"/>
        </w:rPr>
        <w:t>6</w:t>
      </w:r>
      <w:r w:rsidRPr="005772AB">
        <w:rPr>
          <w:rFonts w:ascii="맑은 고딕" w:eastAsia="맑은 고딕" w:hAnsi="맑은 고딕" w:cs="맑은 고딕"/>
          <w:lang w:eastAsia="ko-KR"/>
        </w:rPr>
        <w:t>0)</w:t>
      </w:r>
      <w:r w:rsidRPr="005772AB">
        <w:rPr>
          <w:rFonts w:ascii="맑은 고딕" w:eastAsia="맑은 고딕" w:hAnsi="맑은 고딕" w:cs="맑은 고딕" w:hint="eastAsia"/>
          <w:lang w:eastAsia="ko-KR"/>
        </w:rPr>
        <w:t xml:space="preserve">는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sidRPr="005772AB">
        <w:rPr>
          <w:rFonts w:ascii="맑은 고딕" w:eastAsia="맑은 고딕" w:hAnsi="맑은 고딕" w:cs="맑은 고딕" w:hint="eastAsia"/>
          <w:lang w:eastAsia="ko-KR"/>
        </w:rPr>
        <w:t>의 동작을 제어할 수 있다.</w:t>
      </w:r>
      <w:r w:rsidRPr="005772AB">
        <w:rPr>
          <w:rFonts w:ascii="맑은 고딕" w:eastAsia="맑은 고딕" w:hAnsi="맑은 고딕" w:cs="맑은 고딕"/>
          <w:lang w:eastAsia="ko-KR"/>
        </w:rPr>
        <w:t xml:space="preserve"> </w:t>
      </w:r>
      <w:r w:rsidRPr="005772AB">
        <w:rPr>
          <w:rFonts w:ascii="맑은 고딕" w:eastAsia="맑은 고딕" w:hAnsi="맑은 고딕" w:cs="맑은 고딕" w:hint="eastAsia"/>
          <w:lang w:eastAsia="ko-KR"/>
        </w:rPr>
        <w:t>적어도 하나의 프로세서(</w:t>
      </w:r>
      <w:r w:rsidRPr="005772AB">
        <w:rPr>
          <w:rFonts w:ascii="맑은 고딕" w:eastAsia="맑은 고딕" w:hAnsi="맑은 고딕" w:cs="맑은 고딕"/>
          <w:lang w:eastAsia="ko-KR"/>
        </w:rPr>
        <w:t>1</w:t>
      </w:r>
      <w:r>
        <w:rPr>
          <w:rFonts w:ascii="맑은 고딕" w:eastAsia="맑은 고딕" w:hAnsi="맑은 고딕" w:cs="맑은 고딕"/>
          <w:lang w:eastAsia="ko-KR"/>
        </w:rPr>
        <w:t>6</w:t>
      </w:r>
      <w:r w:rsidRPr="005772AB">
        <w:rPr>
          <w:rFonts w:ascii="맑은 고딕" w:eastAsia="맑은 고딕" w:hAnsi="맑은 고딕" w:cs="맑은 고딕"/>
          <w:lang w:eastAsia="ko-KR"/>
        </w:rPr>
        <w:t>0</w:t>
      </w:r>
      <w:r w:rsidRPr="005772AB">
        <w:rPr>
          <w:rFonts w:ascii="맑은 고딕" w:eastAsia="맑은 고딕" w:hAnsi="맑은 고딕" w:cs="맑은 고딕" w:hint="eastAsia"/>
          <w:lang w:eastAsia="ko-KR"/>
        </w:rPr>
        <w:t>)는 메모리(</w:t>
      </w:r>
      <w:r w:rsidRPr="005772AB">
        <w:rPr>
          <w:rFonts w:ascii="맑은 고딕" w:eastAsia="맑은 고딕" w:hAnsi="맑은 고딕" w:cs="맑은 고딕"/>
          <w:lang w:eastAsia="ko-KR"/>
        </w:rPr>
        <w:t>1</w:t>
      </w:r>
      <w:r>
        <w:rPr>
          <w:rFonts w:ascii="맑은 고딕" w:eastAsia="맑은 고딕" w:hAnsi="맑은 고딕" w:cs="맑은 고딕"/>
          <w:lang w:eastAsia="ko-KR"/>
        </w:rPr>
        <w:t>5</w:t>
      </w:r>
      <w:r w:rsidRPr="005772AB">
        <w:rPr>
          <w:rFonts w:ascii="맑은 고딕" w:eastAsia="맑은 고딕" w:hAnsi="맑은 고딕" w:cs="맑은 고딕"/>
          <w:lang w:eastAsia="ko-KR"/>
        </w:rPr>
        <w:t>0)</w:t>
      </w:r>
      <w:r w:rsidRPr="005772AB">
        <w:rPr>
          <w:rFonts w:ascii="맑은 고딕" w:eastAsia="맑은 고딕" w:hAnsi="맑은 고딕" w:cs="맑은 고딕" w:hint="eastAsia"/>
          <w:lang w:eastAsia="ko-KR"/>
        </w:rPr>
        <w:t xml:space="preserve">에 저장된 명령어들에 따라,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sidRPr="005772AB">
        <w:rPr>
          <w:rFonts w:ascii="맑은 고딕" w:eastAsia="맑은 고딕" w:hAnsi="맑은 고딕" w:cs="맑은 고딕" w:hint="eastAsia"/>
          <w:lang w:eastAsia="ko-KR"/>
        </w:rPr>
        <w:t>의 동작을 제어할 수 있다.</w:t>
      </w:r>
      <w:r w:rsidRPr="005772AB">
        <w:rPr>
          <w:rFonts w:ascii="맑은 고딕" w:eastAsia="맑은 고딕" w:hAnsi="맑은 고딕" w:cs="맑은 고딕"/>
          <w:lang w:eastAsia="ko-KR"/>
        </w:rPr>
        <w:t xml:space="preserve"> </w:t>
      </w:r>
    </w:p>
    <w:p w14:paraId="34766199" w14:textId="77777777" w:rsidR="006A6601" w:rsidRPr="005772AB" w:rsidRDefault="006A6601" w:rsidP="006A6601">
      <w:pPr>
        <w:widowControl w:val="0"/>
        <w:spacing w:line="360" w:lineRule="auto"/>
        <w:ind w:firstLine="800"/>
        <w:jc w:val="both"/>
        <w:rPr>
          <w:rFonts w:ascii="맑은 고딕" w:eastAsia="맑은 고딕" w:hAnsi="맑은 고딕" w:cs="맑은 고딕"/>
          <w:lang w:eastAsia="ko-KR"/>
        </w:rPr>
      </w:pPr>
      <w:r w:rsidRPr="005772AB">
        <w:rPr>
          <w:rFonts w:ascii="맑은 고딕" w:eastAsia="맑은 고딕" w:hAnsi="맑은 고딕" w:cs="맑은 고딕" w:hint="eastAsia"/>
          <w:lang w:eastAsia="ko-KR"/>
        </w:rPr>
        <w:t>본 개시의 일 실시예에서,</w:t>
      </w:r>
      <w:r w:rsidRPr="005772AB">
        <w:rPr>
          <w:rFonts w:ascii="맑은 고딕" w:eastAsia="맑은 고딕" w:hAnsi="맑은 고딕" w:cs="맑은 고딕"/>
          <w:lang w:eastAsia="ko-KR"/>
        </w:rPr>
        <w:t xml:space="preserve"> </w:t>
      </w:r>
      <w:r w:rsidRPr="005772AB">
        <w:rPr>
          <w:rFonts w:ascii="맑은 고딕" w:eastAsia="맑은 고딕" w:hAnsi="맑은 고딕" w:cs="맑은 고딕" w:hint="eastAsia"/>
          <w:lang w:eastAsia="ko-KR"/>
        </w:rPr>
        <w:t>적어도 하나의 프로세서(</w:t>
      </w:r>
      <w:r w:rsidRPr="005772AB">
        <w:rPr>
          <w:rFonts w:ascii="맑은 고딕" w:eastAsia="맑은 고딕" w:hAnsi="맑은 고딕" w:cs="맑은 고딕"/>
          <w:lang w:eastAsia="ko-KR"/>
        </w:rPr>
        <w:t>1</w:t>
      </w:r>
      <w:r>
        <w:rPr>
          <w:rFonts w:ascii="맑은 고딕" w:eastAsia="맑은 고딕" w:hAnsi="맑은 고딕" w:cs="맑은 고딕"/>
          <w:lang w:eastAsia="ko-KR"/>
        </w:rPr>
        <w:t>6</w:t>
      </w:r>
      <w:r w:rsidRPr="005772AB">
        <w:rPr>
          <w:rFonts w:ascii="맑은 고딕" w:eastAsia="맑은 고딕" w:hAnsi="맑은 고딕" w:cs="맑은 고딕"/>
          <w:lang w:eastAsia="ko-KR"/>
        </w:rPr>
        <w:t>0)</w:t>
      </w:r>
      <w:r w:rsidRPr="005772AB">
        <w:rPr>
          <w:rFonts w:ascii="맑은 고딕" w:eastAsia="맑은 고딕" w:hAnsi="맑은 고딕" w:cs="맑은 고딕" w:hint="eastAsia"/>
          <w:lang w:eastAsia="ko-KR"/>
        </w:rPr>
        <w:t xml:space="preserve">는 본 개시의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sidRPr="005772AB">
        <w:rPr>
          <w:rFonts w:ascii="맑은 고딕" w:eastAsia="맑은 고딕" w:hAnsi="맑은 고딕" w:cs="맑은 고딕"/>
          <w:lang w:eastAsia="ko-KR"/>
        </w:rPr>
        <w:t xml:space="preserve"> 내</w:t>
      </w:r>
      <w:r w:rsidRPr="005772AB">
        <w:rPr>
          <w:rFonts w:ascii="맑은 고딕" w:eastAsia="맑은 고딕" w:hAnsi="맑은 고딕" w:cs="맑은 고딕" w:hint="eastAsia"/>
          <w:lang w:eastAsia="ko-KR"/>
        </w:rPr>
        <w:t>의</w:t>
      </w:r>
      <w:r w:rsidRPr="005772AB">
        <w:rPr>
          <w:rFonts w:ascii="맑은 고딕" w:eastAsia="맑은 고딕" w:hAnsi="맑은 고딕" w:cs="맑은 고딕"/>
          <w:lang w:eastAsia="ko-KR"/>
        </w:rPr>
        <w:t xml:space="preserve"> 구성</w:t>
      </w:r>
      <w:r w:rsidRPr="005772AB">
        <w:rPr>
          <w:rFonts w:ascii="맑은 고딕" w:eastAsia="맑은 고딕" w:hAnsi="맑은 고딕" w:cs="맑은 고딕" w:hint="eastAsia"/>
          <w:lang w:eastAsia="ko-KR"/>
        </w:rPr>
        <w:t xml:space="preserve"> </w:t>
      </w:r>
      <w:r w:rsidRPr="005772AB">
        <w:rPr>
          <w:rFonts w:ascii="맑은 고딕" w:eastAsia="맑은 고딕" w:hAnsi="맑은 고딕" w:cs="맑은 고딕"/>
          <w:lang w:eastAsia="ko-KR"/>
        </w:rPr>
        <w:t xml:space="preserve">요소들의 동작을 제어하기 위한 알고리즘 또는 알고리즘을 재현한 프로그램에 대한 데이터를 저장하는 메모리, 및 메모리에 저장된 데이터를 이용하여 전술한 동작을 수행하는 </w:t>
      </w:r>
      <w:r w:rsidRPr="005772AB">
        <w:rPr>
          <w:rFonts w:ascii="맑은 고딕" w:eastAsia="맑은 고딕" w:hAnsi="맑은 고딕" w:cs="맑은 고딕" w:hint="eastAsia"/>
          <w:lang w:eastAsia="ko-KR"/>
        </w:rPr>
        <w:t xml:space="preserve">적어도 하나의 </w:t>
      </w:r>
      <w:r w:rsidRPr="005772AB">
        <w:rPr>
          <w:rFonts w:ascii="맑은 고딕" w:eastAsia="맑은 고딕" w:hAnsi="맑은 고딕" w:cs="맑은 고딕"/>
          <w:lang w:eastAsia="ko-KR"/>
        </w:rPr>
        <w:t>프로세서로 구현될 수 있다. 이때, 메모리와 프로세서는 각각 별개의 칩으로 구현될 수 있다. 또는, 메모리와 프로세서는 단일 칩으로 구현될 수도 있다.</w:t>
      </w:r>
    </w:p>
    <w:p w14:paraId="3C8B0120" w14:textId="31246981" w:rsidR="006A6601" w:rsidRDefault="006A6601" w:rsidP="006A6601">
      <w:pPr>
        <w:widowControl w:val="0"/>
        <w:spacing w:line="360" w:lineRule="auto"/>
        <w:ind w:firstLine="800"/>
        <w:jc w:val="both"/>
        <w:rPr>
          <w:rFonts w:ascii="맑은 고딕" w:eastAsia="맑은 고딕" w:hAnsi="맑은 고딕" w:cs="맑은 고딕"/>
          <w:lang w:eastAsia="ko-KR"/>
        </w:rPr>
      </w:pPr>
      <w:r w:rsidRPr="005772AB">
        <w:rPr>
          <w:rFonts w:ascii="맑은 고딕" w:eastAsia="맑은 고딕" w:hAnsi="맑은 고딕" w:cs="맑은 고딕" w:hint="eastAsia"/>
          <w:lang w:eastAsia="ko-KR"/>
        </w:rPr>
        <w:t>또한,</w:t>
      </w:r>
      <w:r w:rsidRPr="005772AB">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적어도 하나의 </w:t>
      </w:r>
      <w:r w:rsidRPr="005772AB">
        <w:rPr>
          <w:rFonts w:ascii="맑은 고딕" w:eastAsia="맑은 고딕" w:hAnsi="맑은 고딕" w:cs="맑은 고딕"/>
          <w:lang w:eastAsia="ko-KR"/>
        </w:rPr>
        <w:t>프로세서</w:t>
      </w:r>
      <w:r>
        <w:rPr>
          <w:rFonts w:ascii="맑은 고딕" w:eastAsia="맑은 고딕" w:hAnsi="맑은 고딕" w:cs="맑은 고딕" w:hint="eastAsia"/>
          <w:lang w:eastAsia="ko-KR"/>
        </w:rPr>
        <w:t>(</w:t>
      </w:r>
      <w:r>
        <w:rPr>
          <w:rFonts w:ascii="맑은 고딕" w:eastAsia="맑은 고딕" w:hAnsi="맑은 고딕" w:cs="맑은 고딕"/>
          <w:lang w:eastAsia="ko-KR"/>
        </w:rPr>
        <w:t>160)</w:t>
      </w:r>
      <w:r w:rsidRPr="005772AB">
        <w:rPr>
          <w:rFonts w:ascii="맑은 고딕" w:eastAsia="맑은 고딕" w:hAnsi="맑은 고딕" w:cs="맑은 고딕"/>
          <w:lang w:eastAsia="ko-KR"/>
        </w:rPr>
        <w:t>는 이하</w:t>
      </w:r>
      <w:r w:rsidRPr="005772AB">
        <w:rPr>
          <w:rFonts w:ascii="맑은 고딕" w:eastAsia="맑은 고딕" w:hAnsi="맑은 고딕" w:cs="맑은 고딕" w:hint="eastAsia"/>
          <w:lang w:eastAsia="ko-KR"/>
        </w:rPr>
        <w:t xml:space="preserve">의 도 </w:t>
      </w:r>
      <w:r w:rsidRPr="005772AB">
        <w:rPr>
          <w:rFonts w:ascii="맑은 고딕" w:eastAsia="맑은 고딕" w:hAnsi="맑은 고딕" w:cs="맑은 고딕"/>
          <w:lang w:eastAsia="ko-KR"/>
        </w:rPr>
        <w:t xml:space="preserve">3 </w:t>
      </w:r>
      <w:r w:rsidRPr="005772AB">
        <w:rPr>
          <w:rFonts w:ascii="맑은 고딕" w:eastAsia="맑은 고딕" w:hAnsi="맑은 고딕" w:cs="맑은 고딕" w:hint="eastAsia"/>
          <w:lang w:eastAsia="ko-KR"/>
        </w:rPr>
        <w:t xml:space="preserve">내지 도 </w:t>
      </w:r>
      <w:r>
        <w:rPr>
          <w:rFonts w:ascii="맑은 고딕" w:eastAsia="맑은 고딕" w:hAnsi="맑은 고딕" w:cs="맑은 고딕"/>
          <w:lang w:eastAsia="ko-KR"/>
        </w:rPr>
        <w:t>1</w:t>
      </w:r>
      <w:r w:rsidR="003F1336">
        <w:rPr>
          <w:rFonts w:ascii="맑은 고딕" w:eastAsia="맑은 고딕" w:hAnsi="맑은 고딕" w:cs="맑은 고딕"/>
          <w:lang w:eastAsia="ko-KR"/>
        </w:rPr>
        <w:t>0</w:t>
      </w:r>
      <w:r w:rsidRPr="005772AB">
        <w:rPr>
          <w:rFonts w:ascii="맑은 고딕" w:eastAsia="맑은 고딕" w:hAnsi="맑은 고딕" w:cs="맑은 고딕"/>
          <w:lang w:eastAsia="ko-KR"/>
        </w:rPr>
        <w:t xml:space="preserve">에서 설명되는 </w:t>
      </w:r>
      <w:r w:rsidRPr="005772AB">
        <w:rPr>
          <w:rFonts w:ascii="맑은 고딕" w:eastAsia="맑은 고딕" w:hAnsi="맑은 고딕" w:cs="맑은 고딕" w:hint="eastAsia"/>
          <w:lang w:eastAsia="ko-KR"/>
        </w:rPr>
        <w:t xml:space="preserve">본 개시에 따른 </w:t>
      </w:r>
      <w:r w:rsidRPr="005772AB">
        <w:rPr>
          <w:rFonts w:ascii="맑은 고딕" w:eastAsia="맑은 고딕" w:hAnsi="맑은 고딕" w:cs="맑은 고딕"/>
          <w:lang w:eastAsia="ko-KR"/>
        </w:rPr>
        <w:t xml:space="preserve">다양한 실시 예들을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sidRPr="005772AB">
        <w:rPr>
          <w:rFonts w:ascii="맑은 고딕" w:eastAsia="맑은 고딕" w:hAnsi="맑은 고딕" w:cs="맑은 고딕" w:hint="eastAsia"/>
          <w:lang w:eastAsia="ko-KR"/>
        </w:rPr>
        <w:t>를 통하여</w:t>
      </w:r>
      <w:r w:rsidRPr="005772AB">
        <w:rPr>
          <w:rFonts w:ascii="맑은 고딕" w:eastAsia="맑은 고딕" w:hAnsi="맑은 고딕" w:cs="맑은 고딕"/>
          <w:lang w:eastAsia="ko-KR"/>
        </w:rPr>
        <w:t xml:space="preserve"> 구현하기 위하여, 위에서 살펴본 구성요소들을 중 어느 하나 또는 복수를 조합하여 제어할 수 있다. </w:t>
      </w:r>
    </w:p>
    <w:p w14:paraId="4AF4A71A" w14:textId="01DFB36C" w:rsidR="008E3E8A" w:rsidRPr="00EA64B6" w:rsidRDefault="008E3E8A" w:rsidP="008E3E8A">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hint="eastAsia"/>
          <w:lang w:eastAsia="ko-KR"/>
        </w:rPr>
        <w:lastRenderedPageBreak/>
        <w:t>본 개시의 일 실시예에서,</w:t>
      </w:r>
      <w:r w:rsidRPr="00C30DE1">
        <w:rPr>
          <w:rFonts w:ascii="맑은 고딕" w:eastAsia="맑은 고딕" w:hAnsi="맑은 고딕" w:cs="맑은 고딕"/>
          <w:lang w:eastAsia="ko-KR"/>
        </w:rPr>
        <w:t xml:space="preserve"> 디스플레이</w:t>
      </w:r>
      <w:r w:rsidRPr="00C30DE1">
        <w:rPr>
          <w:rFonts w:ascii="맑은 고딕" w:eastAsia="맑은 고딕" w:hAnsi="맑은 고딕" w:cs="맑은 고딕" w:hint="eastAsia"/>
          <w:lang w:eastAsia="ko-KR"/>
        </w:rPr>
        <w:t>(</w:t>
      </w:r>
      <w:r w:rsidRPr="00C30DE1">
        <w:rPr>
          <w:rFonts w:ascii="맑은 고딕" w:eastAsia="맑은 고딕" w:hAnsi="맑은 고딕" w:cs="맑은 고딕"/>
          <w:lang w:eastAsia="ko-KR"/>
        </w:rPr>
        <w:t>1</w:t>
      </w:r>
      <w:r>
        <w:rPr>
          <w:rFonts w:ascii="맑은 고딕" w:eastAsia="맑은 고딕" w:hAnsi="맑은 고딕" w:cs="맑은 고딕"/>
          <w:lang w:eastAsia="ko-KR"/>
        </w:rPr>
        <w:t>7</w:t>
      </w:r>
      <w:r w:rsidRPr="00C30DE1">
        <w:rPr>
          <w:rFonts w:ascii="맑은 고딕" w:eastAsia="맑은 고딕" w:hAnsi="맑은 고딕" w:cs="맑은 고딕"/>
          <w:lang w:eastAsia="ko-KR"/>
        </w:rPr>
        <w:t>0)</w:t>
      </w:r>
      <w:r w:rsidRPr="00C30DE1">
        <w:rPr>
          <w:rFonts w:ascii="맑은 고딕" w:eastAsia="맑은 고딕" w:hAnsi="맑은 고딕" w:cs="맑은 고딕" w:hint="eastAsia"/>
          <w:lang w:eastAsia="ko-KR"/>
        </w:rPr>
        <w:t>는</w:t>
      </w:r>
      <w:r w:rsidRPr="00C30DE1">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에서 획득되는 </w:t>
      </w:r>
      <w:r w:rsidR="003F1A16">
        <w:rPr>
          <w:rFonts w:ascii="맑은 고딕" w:eastAsia="맑은 고딕" w:hAnsi="맑은 고딕" w:cs="맑은 고딕" w:hint="eastAsia"/>
          <w:lang w:eastAsia="ko-KR"/>
        </w:rPr>
        <w:t>최종 식단(</w:t>
      </w:r>
      <w:r w:rsidR="003F1A16">
        <w:rPr>
          <w:rFonts w:ascii="맑은 고딕" w:eastAsia="맑은 고딕" w:hAnsi="맑은 고딕" w:cs="맑은 고딕"/>
          <w:lang w:eastAsia="ko-KR"/>
        </w:rPr>
        <w:t>300)</w:t>
      </w:r>
      <w:r w:rsidR="003F1A16">
        <w:rPr>
          <w:rFonts w:ascii="맑은 고딕" w:eastAsia="맑은 고딕" w:hAnsi="맑은 고딕" w:cs="맑은 고딕" w:hint="eastAsia"/>
          <w:lang w:eastAsia="ko-KR"/>
        </w:rPr>
        <w:t>을</w:t>
      </w:r>
      <w:r>
        <w:rPr>
          <w:rFonts w:ascii="맑은 고딕" w:eastAsia="맑은 고딕" w:hAnsi="맑은 고딕" w:cs="맑은 고딕" w:hint="eastAsia"/>
          <w:lang w:eastAsia="ko-KR"/>
        </w:rPr>
        <w:t xml:space="preserve"> 표시할 수 있다</w:t>
      </w:r>
      <w:r>
        <w:rPr>
          <w:rFonts w:ascii="맑은 고딕" w:eastAsia="맑은 고딕" w:hAnsi="맑은 고딕" w:cs="맑은 고딕"/>
          <w:lang w:eastAsia="ko-KR"/>
        </w:rPr>
        <w:t xml:space="preserve">. </w:t>
      </w:r>
      <w:r w:rsidRPr="00C30DE1">
        <w:rPr>
          <w:rFonts w:ascii="맑은 고딕" w:eastAsia="맑은 고딕" w:hAnsi="맑은 고딕" w:cs="맑은 고딕"/>
          <w:lang w:eastAsia="ko-KR"/>
        </w:rPr>
        <w:t>디스플레이</w:t>
      </w:r>
      <w:r w:rsidRPr="00C30DE1">
        <w:rPr>
          <w:rFonts w:ascii="맑은 고딕" w:eastAsia="맑은 고딕" w:hAnsi="맑은 고딕" w:cs="맑은 고딕" w:hint="eastAsia"/>
          <w:lang w:eastAsia="ko-KR"/>
        </w:rPr>
        <w:t>(</w:t>
      </w:r>
      <w:r w:rsidRPr="00C30DE1">
        <w:rPr>
          <w:rFonts w:ascii="맑은 고딕" w:eastAsia="맑은 고딕" w:hAnsi="맑은 고딕" w:cs="맑은 고딕"/>
          <w:lang w:eastAsia="ko-KR"/>
        </w:rPr>
        <w:t>1</w:t>
      </w:r>
      <w:r>
        <w:rPr>
          <w:rFonts w:ascii="맑은 고딕" w:eastAsia="맑은 고딕" w:hAnsi="맑은 고딕" w:cs="맑은 고딕"/>
          <w:lang w:eastAsia="ko-KR"/>
        </w:rPr>
        <w:t>7</w:t>
      </w:r>
      <w:r w:rsidRPr="00C30DE1">
        <w:rPr>
          <w:rFonts w:ascii="맑은 고딕" w:eastAsia="맑은 고딕" w:hAnsi="맑은 고딕" w:cs="맑은 고딕"/>
          <w:lang w:eastAsia="ko-KR"/>
        </w:rPr>
        <w:t>0)</w:t>
      </w:r>
      <w:r w:rsidRPr="00C30DE1">
        <w:rPr>
          <w:rFonts w:ascii="맑은 고딕" w:eastAsia="맑은 고딕" w:hAnsi="맑은 고딕" w:cs="맑은 고딕" w:hint="eastAsia"/>
          <w:lang w:eastAsia="ko-KR"/>
        </w:rPr>
        <w:t>는</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 xml:space="preserve">본 개시의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sidRPr="00C30DE1">
        <w:rPr>
          <w:rFonts w:ascii="맑은 고딕" w:eastAsia="맑은 고딕" w:hAnsi="맑은 고딕" w:cs="맑은 고딕"/>
          <w:lang w:eastAsia="ko-KR"/>
        </w:rPr>
        <w:t>에서 구동되는 응용 프로그램(</w:t>
      </w:r>
      <w:r w:rsidRPr="00C30DE1">
        <w:rPr>
          <w:rFonts w:ascii="맑은 고딕" w:eastAsia="맑은 고딕" w:hAnsi="맑은 고딕" w:cs="맑은 고딕" w:hint="eastAsia"/>
          <w:lang w:eastAsia="ko-KR"/>
        </w:rPr>
        <w:t>일 예로,</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어플리케이션)</w:t>
      </w:r>
      <w:r w:rsidRPr="00C30DE1">
        <w:rPr>
          <w:rFonts w:ascii="맑은 고딕" w:eastAsia="맑은 고딕" w:hAnsi="맑은 고딕" w:cs="맑은 고딕"/>
          <w:lang w:eastAsia="ko-KR"/>
        </w:rPr>
        <w:t>의 실행화면 정보, 또는 이러한 실행화면 정보에 따른 UI(User Interface), GUI(Graphic User Interface) 정보를 표시할 수 있다.</w:t>
      </w:r>
    </w:p>
    <w:p w14:paraId="26BB7B98" w14:textId="76EAF1E9" w:rsidR="008E3E8A" w:rsidRDefault="008E3E8A" w:rsidP="008E3E8A">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hint="eastAsia"/>
          <w:lang w:eastAsia="ko-KR"/>
        </w:rPr>
        <w:t>본 개시의 일 실시예에서,</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적어도 하나의 프로세서(</w:t>
      </w:r>
      <w:r w:rsidRPr="00C30DE1">
        <w:rPr>
          <w:rFonts w:ascii="맑은 고딕" w:eastAsia="맑은 고딕" w:hAnsi="맑은 고딕" w:cs="맑은 고딕"/>
          <w:lang w:eastAsia="ko-KR"/>
        </w:rPr>
        <w:t>1</w:t>
      </w:r>
      <w:r>
        <w:rPr>
          <w:rFonts w:ascii="맑은 고딕" w:eastAsia="맑은 고딕" w:hAnsi="맑은 고딕" w:cs="맑은 고딕"/>
          <w:lang w:eastAsia="ko-KR"/>
        </w:rPr>
        <w:t>60</w:t>
      </w:r>
      <w:r w:rsidRPr="00C30DE1">
        <w:rPr>
          <w:rFonts w:ascii="맑은 고딕" w:eastAsia="맑은 고딕" w:hAnsi="맑은 고딕" w:cs="맑은 고딕"/>
          <w:lang w:eastAsia="ko-KR"/>
        </w:rPr>
        <w:t>)</w:t>
      </w:r>
      <w:r w:rsidRPr="00C30DE1">
        <w:rPr>
          <w:rFonts w:ascii="맑은 고딕" w:eastAsia="맑은 고딕" w:hAnsi="맑은 고딕" w:cs="맑은 고딕" w:hint="eastAsia"/>
          <w:lang w:eastAsia="ko-KR"/>
        </w:rPr>
        <w:t xml:space="preserve">는 </w:t>
      </w:r>
      <w:r w:rsidR="003F1A16">
        <w:rPr>
          <w:rFonts w:ascii="맑은 고딕" w:eastAsia="맑은 고딕" w:hAnsi="맑은 고딕" w:cs="맑은 고딕" w:hint="eastAsia"/>
          <w:lang w:eastAsia="ko-KR"/>
        </w:rPr>
        <w:t>최종 식단(</w:t>
      </w:r>
      <w:r w:rsidR="003F1A16">
        <w:rPr>
          <w:rFonts w:ascii="맑은 고딕" w:eastAsia="맑은 고딕" w:hAnsi="맑은 고딕" w:cs="맑은 고딕"/>
          <w:lang w:eastAsia="ko-KR"/>
        </w:rPr>
        <w:t>300)</w:t>
      </w:r>
      <w:r w:rsidR="003F1A16">
        <w:rPr>
          <w:rFonts w:ascii="맑은 고딕" w:eastAsia="맑은 고딕" w:hAnsi="맑은 고딕" w:cs="맑은 고딕" w:hint="eastAsia"/>
          <w:lang w:eastAsia="ko-KR"/>
        </w:rPr>
        <w:t>을</w:t>
      </w:r>
      <w:r>
        <w:rPr>
          <w:rFonts w:ascii="맑은 고딕" w:eastAsia="맑은 고딕" w:hAnsi="맑은 고딕" w:cs="맑은 고딕" w:hint="eastAsia"/>
          <w:lang w:eastAsia="ko-KR"/>
        </w:rPr>
        <w:t xml:space="preserve"> 표시하도록 디스플레이(</w:t>
      </w:r>
      <w:r>
        <w:rPr>
          <w:rFonts w:ascii="맑은 고딕" w:eastAsia="맑은 고딕" w:hAnsi="맑은 고딕" w:cs="맑은 고딕"/>
          <w:lang w:eastAsia="ko-KR"/>
        </w:rPr>
        <w:t>170)</w:t>
      </w:r>
      <w:r>
        <w:rPr>
          <w:rFonts w:ascii="맑은 고딕" w:eastAsia="맑은 고딕" w:hAnsi="맑은 고딕" w:cs="맑은 고딕" w:hint="eastAsia"/>
          <w:lang w:eastAsia="ko-KR"/>
        </w:rPr>
        <w:t>를 제어할 수 있다.</w:t>
      </w:r>
      <w:r>
        <w:rPr>
          <w:rFonts w:ascii="맑은 고딕" w:eastAsia="맑은 고딕" w:hAnsi="맑은 고딕" w:cs="맑은 고딕"/>
          <w:lang w:eastAsia="ko-KR"/>
        </w:rPr>
        <w:t xml:space="preserve"> </w:t>
      </w:r>
    </w:p>
    <w:p w14:paraId="01814652" w14:textId="77777777" w:rsidR="008E3E8A" w:rsidRDefault="008E3E8A" w:rsidP="008E3E8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디스플레이(</w:t>
      </w:r>
      <w:r>
        <w:rPr>
          <w:rFonts w:ascii="맑은 고딕" w:eastAsia="맑은 고딕" w:hAnsi="맑은 고딕" w:cs="맑은 고딕"/>
          <w:lang w:eastAsia="ko-KR"/>
        </w:rPr>
        <w:t>170)</w:t>
      </w:r>
      <w:r>
        <w:rPr>
          <w:rFonts w:ascii="맑은 고딕" w:eastAsia="맑은 고딕" w:hAnsi="맑은 고딕" w:cs="맑은 고딕" w:hint="eastAsia"/>
          <w:lang w:eastAsia="ko-KR"/>
        </w:rPr>
        <w:t>를 포함하지 않을 수도 있음은 물론이다.</w:t>
      </w:r>
    </w:p>
    <w:p w14:paraId="577371EF" w14:textId="77777777" w:rsidR="008E3E8A" w:rsidRPr="00C30DE1" w:rsidRDefault="008E3E8A" w:rsidP="008E3E8A">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hint="eastAsia"/>
          <w:lang w:eastAsia="ko-KR"/>
        </w:rPr>
        <w:t>본 개시의 일 실시예에서,</w:t>
      </w:r>
      <w:r w:rsidRPr="00C30DE1">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sidRPr="00C30DE1">
        <w:rPr>
          <w:rFonts w:ascii="맑은 고딕" w:eastAsia="맑은 고딕" w:hAnsi="맑은 고딕" w:cs="맑은 고딕" w:hint="eastAsia"/>
          <w:lang w:eastAsia="ko-KR"/>
        </w:rPr>
        <w:t>는 입출력 인터페이스(</w:t>
      </w:r>
      <w:r w:rsidRPr="00C30DE1">
        <w:rPr>
          <w:rFonts w:ascii="맑은 고딕" w:eastAsia="맑은 고딕" w:hAnsi="맑은 고딕" w:cs="맑은 고딕"/>
          <w:lang w:eastAsia="ko-KR"/>
        </w:rPr>
        <w:t>1</w:t>
      </w:r>
      <w:r>
        <w:rPr>
          <w:rFonts w:ascii="맑은 고딕" w:eastAsia="맑은 고딕" w:hAnsi="맑은 고딕" w:cs="맑은 고딕"/>
          <w:lang w:eastAsia="ko-KR"/>
        </w:rPr>
        <w:t>8</w:t>
      </w:r>
      <w:r w:rsidRPr="00C30DE1">
        <w:rPr>
          <w:rFonts w:ascii="맑은 고딕" w:eastAsia="맑은 고딕" w:hAnsi="맑은 고딕" w:cs="맑은 고딕"/>
          <w:lang w:eastAsia="ko-KR"/>
        </w:rPr>
        <w:t>0)</w:t>
      </w:r>
      <w:r w:rsidRPr="00C30DE1">
        <w:rPr>
          <w:rFonts w:ascii="맑은 고딕" w:eastAsia="맑은 고딕" w:hAnsi="맑은 고딕" w:cs="맑은 고딕" w:hint="eastAsia"/>
          <w:lang w:eastAsia="ko-KR"/>
        </w:rPr>
        <w:t xml:space="preserve">를 통하여 다양한 종류의 외부 </w:t>
      </w:r>
      <w:r>
        <w:rPr>
          <w:rFonts w:ascii="맑은 고딕" w:eastAsia="맑은 고딕" w:hAnsi="맑은 고딕" w:cs="맑은 고딕" w:hint="eastAsia"/>
          <w:lang w:eastAsia="ko-KR"/>
        </w:rPr>
        <w:t>전자 장치</w:t>
      </w:r>
      <w:r w:rsidRPr="00C30DE1">
        <w:rPr>
          <w:rFonts w:ascii="맑은 고딕" w:eastAsia="맑은 고딕" w:hAnsi="맑은 고딕" w:cs="맑은 고딕" w:hint="eastAsia"/>
          <w:lang w:eastAsia="ko-KR"/>
        </w:rPr>
        <w:t>와 연결될 수 있다.</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본 개시의 일 실시예에서,</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입출력 인터페이스(</w:t>
      </w:r>
      <w:r w:rsidRPr="00C30DE1">
        <w:rPr>
          <w:rFonts w:ascii="맑은 고딕" w:eastAsia="맑은 고딕" w:hAnsi="맑은 고딕" w:cs="맑은 고딕"/>
          <w:lang w:eastAsia="ko-KR"/>
        </w:rPr>
        <w:t>1</w:t>
      </w:r>
      <w:r>
        <w:rPr>
          <w:rFonts w:ascii="맑은 고딕" w:eastAsia="맑은 고딕" w:hAnsi="맑은 고딕" w:cs="맑은 고딕"/>
          <w:lang w:eastAsia="ko-KR"/>
        </w:rPr>
        <w:t>8</w:t>
      </w:r>
      <w:r w:rsidRPr="00C30DE1">
        <w:rPr>
          <w:rFonts w:ascii="맑은 고딕" w:eastAsia="맑은 고딕" w:hAnsi="맑은 고딕" w:cs="맑은 고딕"/>
          <w:lang w:eastAsia="ko-KR"/>
        </w:rPr>
        <w:t>0)</w:t>
      </w:r>
      <w:r w:rsidRPr="00C30DE1">
        <w:rPr>
          <w:rFonts w:ascii="맑은 고딕" w:eastAsia="맑은 고딕" w:hAnsi="맑은 고딕" w:cs="맑은 고딕" w:hint="eastAsia"/>
          <w:lang w:eastAsia="ko-KR"/>
        </w:rPr>
        <w:t>는 유/무선 헤드셋 포트(port), 외부 충전기 포트(port), 유/무선 데이터 포트(port), 메모리 카드(memory card) 포트, 식별 모듈(SIM)이 구비된 장치를 연결하는 포트(port), 오디오 I/O(Input/Output) 포트(port)</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또는 비디오 I/O(Input/Output) 포트(port)</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중 적어도 하나를 포함할 수 있다. 본 개시의 일 실시예에서,</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입출력 인터페이스(</w:t>
      </w:r>
      <w:r w:rsidRPr="00C30DE1">
        <w:rPr>
          <w:rFonts w:ascii="맑은 고딕" w:eastAsia="맑은 고딕" w:hAnsi="맑은 고딕" w:cs="맑은 고딕"/>
          <w:lang w:eastAsia="ko-KR"/>
        </w:rPr>
        <w:t>1</w:t>
      </w:r>
      <w:r>
        <w:rPr>
          <w:rFonts w:ascii="맑은 고딕" w:eastAsia="맑은 고딕" w:hAnsi="맑은 고딕" w:cs="맑은 고딕"/>
          <w:lang w:eastAsia="ko-KR"/>
        </w:rPr>
        <w:t>8</w:t>
      </w:r>
      <w:r w:rsidRPr="00C30DE1">
        <w:rPr>
          <w:rFonts w:ascii="맑은 고딕" w:eastAsia="맑은 고딕" w:hAnsi="맑은 고딕" w:cs="맑은 고딕"/>
          <w:lang w:eastAsia="ko-KR"/>
        </w:rPr>
        <w:t>0)</w:t>
      </w:r>
      <w:r w:rsidRPr="00C30DE1">
        <w:rPr>
          <w:rFonts w:ascii="맑은 고딕" w:eastAsia="맑은 고딕" w:hAnsi="맑은 고딕" w:cs="맑은 고딕" w:hint="eastAsia"/>
          <w:lang w:eastAsia="ko-KR"/>
        </w:rPr>
        <w:t>는 USB(Universal Serial Bus), HDMI(High Definition Multimedia Interface)</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또는 DVI(Digital Visual Interface)</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등을 포함할 수 있다.</w:t>
      </w:r>
    </w:p>
    <w:p w14:paraId="02E6B5DF" w14:textId="665BD3FF" w:rsidR="008E3E8A" w:rsidRPr="00C30DE1" w:rsidRDefault="008E3E8A" w:rsidP="008E3E8A">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hint="eastAsia"/>
          <w:lang w:eastAsia="ko-KR"/>
        </w:rPr>
        <w:t>본 개시의 일 실시예에서,</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입출력 인터페이스(</w:t>
      </w:r>
      <w:r w:rsidRPr="00C30DE1">
        <w:rPr>
          <w:rFonts w:ascii="맑은 고딕" w:eastAsia="맑은 고딕" w:hAnsi="맑은 고딕" w:cs="맑은 고딕"/>
          <w:lang w:eastAsia="ko-KR"/>
        </w:rPr>
        <w:t>1</w:t>
      </w:r>
      <w:r>
        <w:rPr>
          <w:rFonts w:ascii="맑은 고딕" w:eastAsia="맑은 고딕" w:hAnsi="맑은 고딕" w:cs="맑은 고딕"/>
          <w:lang w:eastAsia="ko-KR"/>
        </w:rPr>
        <w:t>8</w:t>
      </w:r>
      <w:r w:rsidRPr="00C30DE1">
        <w:rPr>
          <w:rFonts w:ascii="맑은 고딕" w:eastAsia="맑은 고딕" w:hAnsi="맑은 고딕" w:cs="맑은 고딕"/>
          <w:lang w:eastAsia="ko-KR"/>
        </w:rPr>
        <w:t>0)</w:t>
      </w:r>
      <w:r w:rsidRPr="00C30DE1">
        <w:rPr>
          <w:rFonts w:ascii="맑은 고딕" w:eastAsia="맑은 고딕" w:hAnsi="맑은 고딕" w:cs="맑은 고딕" w:hint="eastAsia"/>
          <w:lang w:eastAsia="ko-KR"/>
        </w:rPr>
        <w:t xml:space="preserve">는 사용자로부터 </w:t>
      </w:r>
      <w:r w:rsidR="003F1A16">
        <w:rPr>
          <w:rFonts w:ascii="맑은 고딕" w:eastAsia="맑은 고딕" w:hAnsi="맑은 고딕" w:cs="맑은 고딕" w:hint="eastAsia"/>
          <w:lang w:eastAsia="ko-KR"/>
        </w:rPr>
        <w:t>선호 식사 유형(</w:t>
      </w:r>
      <w:r w:rsidR="003F1A16">
        <w:rPr>
          <w:rFonts w:ascii="맑은 고딕" w:eastAsia="맑은 고딕" w:hAnsi="맑은 고딕" w:cs="맑은 고딕"/>
          <w:lang w:eastAsia="ko-KR"/>
        </w:rPr>
        <w:t xml:space="preserve">200) </w:t>
      </w:r>
      <w:r w:rsidR="003F1A16">
        <w:rPr>
          <w:rFonts w:ascii="맑은 고딕" w:eastAsia="맑은 고딕" w:hAnsi="맑은 고딕" w:cs="맑은 고딕" w:hint="eastAsia"/>
          <w:lang w:eastAsia="ko-KR"/>
        </w:rPr>
        <w:t>및 사용자의 개인 정보(</w:t>
      </w:r>
      <w:r w:rsidR="003F1A16">
        <w:rPr>
          <w:rFonts w:ascii="맑은 고딕" w:eastAsia="맑은 고딕" w:hAnsi="맑은 고딕" w:cs="맑은 고딕"/>
          <w:lang w:eastAsia="ko-KR"/>
        </w:rPr>
        <w:t>210)</w:t>
      </w:r>
      <w:r w:rsidR="003F1A16">
        <w:rPr>
          <w:rFonts w:ascii="맑은 고딕" w:eastAsia="맑은 고딕" w:hAnsi="맑은 고딕" w:cs="맑은 고딕" w:hint="eastAsia"/>
          <w:lang w:eastAsia="ko-KR"/>
        </w:rPr>
        <w:t>를</w:t>
      </w:r>
      <w:r w:rsidRPr="00C30DE1">
        <w:rPr>
          <w:rFonts w:ascii="맑은 고딕" w:eastAsia="맑은 고딕" w:hAnsi="맑은 고딕" w:cs="맑은 고딕" w:hint="eastAsia"/>
          <w:lang w:eastAsia="ko-KR"/>
        </w:rPr>
        <w:t xml:space="preserve"> 획득하거나,</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 xml:space="preserve">혹은 사용자에게 </w:t>
      </w:r>
      <w:r>
        <w:rPr>
          <w:rFonts w:ascii="맑은 고딕" w:eastAsia="맑은 고딕" w:hAnsi="맑은 고딕" w:cs="맑은 고딕" w:hint="eastAsia"/>
          <w:lang w:eastAsia="ko-KR"/>
        </w:rPr>
        <w:t xml:space="preserve">획득된 </w:t>
      </w:r>
      <w:r w:rsidR="003F1A16">
        <w:rPr>
          <w:rFonts w:ascii="맑은 고딕" w:eastAsia="맑은 고딕" w:hAnsi="맑은 고딕" w:cs="맑은 고딕" w:hint="eastAsia"/>
          <w:lang w:eastAsia="ko-KR"/>
        </w:rPr>
        <w:t>최종</w:t>
      </w:r>
      <w:r>
        <w:rPr>
          <w:rFonts w:ascii="맑은 고딕" w:eastAsia="맑은 고딕" w:hAnsi="맑은 고딕" w:cs="맑은 고딕" w:hint="eastAsia"/>
          <w:lang w:eastAsia="ko-KR"/>
        </w:rPr>
        <w:t xml:space="preserve"> 식단(</w:t>
      </w:r>
      <w:r w:rsidR="003F1A16">
        <w:rPr>
          <w:rFonts w:ascii="맑은 고딕" w:eastAsia="맑은 고딕" w:hAnsi="맑은 고딕" w:cs="맑은 고딕"/>
          <w:lang w:eastAsia="ko-KR"/>
        </w:rPr>
        <w:t>300</w:t>
      </w:r>
      <w:r>
        <w:rPr>
          <w:rFonts w:ascii="맑은 고딕" w:eastAsia="맑은 고딕" w:hAnsi="맑은 고딕" w:cs="맑은 고딕"/>
          <w:lang w:eastAsia="ko-KR"/>
        </w:rPr>
        <w:t>)</w:t>
      </w:r>
      <w:r>
        <w:rPr>
          <w:rFonts w:ascii="맑은 고딕" w:eastAsia="맑은 고딕" w:hAnsi="맑은 고딕" w:cs="맑은 고딕" w:hint="eastAsia"/>
          <w:lang w:eastAsia="ko-KR"/>
        </w:rPr>
        <w:t>을</w:t>
      </w:r>
      <w:r w:rsidRPr="00C30DE1">
        <w:rPr>
          <w:rFonts w:ascii="맑은 고딕" w:eastAsia="맑은 고딕" w:hAnsi="맑은 고딕" w:cs="맑은 고딕" w:hint="eastAsia"/>
          <w:lang w:eastAsia="ko-KR"/>
        </w:rPr>
        <w:t xml:space="preserve"> 제공하기 위한 구성들을 포함할 수 있다.</w:t>
      </w:r>
      <w:r w:rsidRPr="00C30DE1">
        <w:rPr>
          <w:rFonts w:ascii="맑은 고딕" w:eastAsia="맑은 고딕" w:hAnsi="맑은 고딕" w:cs="맑은 고딕"/>
          <w:lang w:eastAsia="ko-KR"/>
        </w:rPr>
        <w:t xml:space="preserve"> </w:t>
      </w:r>
    </w:p>
    <w:p w14:paraId="67DBD4FF" w14:textId="77777777" w:rsidR="008E3E8A" w:rsidRPr="001900CA" w:rsidRDefault="008E3E8A" w:rsidP="008E3E8A">
      <w:pPr>
        <w:widowControl w:val="0"/>
        <w:spacing w:line="360" w:lineRule="auto"/>
        <w:ind w:firstLine="800"/>
        <w:jc w:val="both"/>
        <w:rPr>
          <w:rFonts w:ascii="맑은 고딕" w:eastAsia="맑은 고딕" w:hAnsi="맑은 고딕" w:cs="맑은 고딕"/>
          <w:lang w:eastAsia="ko-KR"/>
        </w:rPr>
      </w:pPr>
      <w:r w:rsidRPr="001900CA">
        <w:rPr>
          <w:rFonts w:ascii="맑은 고딕" w:eastAsia="맑은 고딕" w:hAnsi="맑은 고딕" w:cs="맑은 고딕" w:hint="eastAsia"/>
          <w:lang w:eastAsia="ko-KR"/>
        </w:rPr>
        <w:t>본 개시의 일 실시예에서,</w:t>
      </w:r>
      <w:r w:rsidRPr="001900CA">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통신 인터페이스(</w:t>
      </w:r>
      <w:r w:rsidRPr="001900CA">
        <w:rPr>
          <w:rFonts w:ascii="맑은 고딕" w:eastAsia="맑은 고딕" w:hAnsi="맑은 고딕" w:cs="맑은 고딕"/>
          <w:lang w:eastAsia="ko-KR"/>
        </w:rPr>
        <w:t>1</w:t>
      </w:r>
      <w:r>
        <w:rPr>
          <w:rFonts w:ascii="맑은 고딕" w:eastAsia="맑은 고딕" w:hAnsi="맑은 고딕" w:cs="맑은 고딕"/>
          <w:lang w:eastAsia="ko-KR"/>
        </w:rPr>
        <w:t>9</w:t>
      </w:r>
      <w:r w:rsidRPr="001900CA">
        <w:rPr>
          <w:rFonts w:ascii="맑은 고딕" w:eastAsia="맑은 고딕" w:hAnsi="맑은 고딕" w:cs="맑은 고딕"/>
          <w:lang w:eastAsia="ko-KR"/>
        </w:rPr>
        <w:t>0)</w:t>
      </w:r>
      <w:r w:rsidRPr="001900CA">
        <w:rPr>
          <w:rFonts w:ascii="맑은 고딕" w:eastAsia="맑은 고딕" w:hAnsi="맑은 고딕" w:cs="맑은 고딕" w:hint="eastAsia"/>
          <w:lang w:eastAsia="ko-KR"/>
        </w:rPr>
        <w:t>는 외부의 서버</w:t>
      </w:r>
      <w:r w:rsidRPr="001900CA">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 xml:space="preserve">또는 외부의 </w:t>
      </w:r>
      <w:r w:rsidRPr="001900CA">
        <w:rPr>
          <w:rFonts w:ascii="맑은 고딕" w:eastAsia="맑은 고딕" w:hAnsi="맑은 고딕" w:cs="맑은 고딕" w:hint="eastAsia"/>
          <w:lang w:eastAsia="ko-KR"/>
        </w:rPr>
        <w:lastRenderedPageBreak/>
        <w:t xml:space="preserve">전자 장치와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 xml:space="preserve">100) </w:t>
      </w:r>
      <w:r>
        <w:rPr>
          <w:rFonts w:ascii="맑은 고딕" w:eastAsia="맑은 고딕" w:hAnsi="맑은 고딕" w:cs="맑은 고딕" w:hint="eastAsia"/>
          <w:lang w:eastAsia="ko-KR"/>
        </w:rPr>
        <w:t xml:space="preserve">간의 </w:t>
      </w:r>
      <w:r w:rsidRPr="001900CA">
        <w:rPr>
          <w:rFonts w:ascii="맑은 고딕" w:eastAsia="맑은 고딕" w:hAnsi="맑은 고딕" w:cs="맑은 고딕" w:hint="eastAsia"/>
          <w:lang w:eastAsia="ko-KR"/>
        </w:rPr>
        <w:t>통신을 가능하게 하는 하나 이상의 구성 요소를 포함할 수 있다.</w:t>
      </w:r>
      <w:r w:rsidRPr="001900CA">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본 개시의 일 실시예에서,</w:t>
      </w:r>
      <w:r w:rsidRPr="001900CA">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통신 인터페이스(</w:t>
      </w:r>
      <w:r w:rsidRPr="001900CA">
        <w:rPr>
          <w:rFonts w:ascii="맑은 고딕" w:eastAsia="맑은 고딕" w:hAnsi="맑은 고딕" w:cs="맑은 고딕"/>
          <w:lang w:eastAsia="ko-KR"/>
        </w:rPr>
        <w:t>1</w:t>
      </w:r>
      <w:r>
        <w:rPr>
          <w:rFonts w:ascii="맑은 고딕" w:eastAsia="맑은 고딕" w:hAnsi="맑은 고딕" w:cs="맑은 고딕"/>
          <w:lang w:eastAsia="ko-KR"/>
        </w:rPr>
        <w:t>9</w:t>
      </w:r>
      <w:r w:rsidRPr="001900CA">
        <w:rPr>
          <w:rFonts w:ascii="맑은 고딕" w:eastAsia="맑은 고딕" w:hAnsi="맑은 고딕" w:cs="맑은 고딕"/>
          <w:lang w:eastAsia="ko-KR"/>
        </w:rPr>
        <w:t>0)</w:t>
      </w:r>
      <w:r w:rsidRPr="001900CA">
        <w:rPr>
          <w:rFonts w:ascii="맑은 고딕" w:eastAsia="맑은 고딕" w:hAnsi="맑은 고딕" w:cs="맑은 고딕" w:hint="eastAsia"/>
          <w:lang w:eastAsia="ko-KR"/>
        </w:rPr>
        <w:t>는</w:t>
      </w:r>
      <w:r w:rsidRPr="001900CA">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유선 통신 모듈</w:t>
      </w:r>
      <w:r>
        <w:rPr>
          <w:rFonts w:ascii="맑은 고딕" w:eastAsia="맑은 고딕" w:hAnsi="맑은 고딕" w:cs="맑은 고딕" w:hint="eastAsia"/>
          <w:lang w:eastAsia="ko-KR"/>
        </w:rPr>
        <w:t xml:space="preserve"> 또는</w:t>
      </w:r>
      <w:r>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무선 통신 모듈 중 적어도 하나를 포함할 수 있다.</w:t>
      </w:r>
    </w:p>
    <w:p w14:paraId="77872230" w14:textId="77777777" w:rsidR="008E3E8A" w:rsidRPr="001900CA" w:rsidRDefault="008E3E8A" w:rsidP="008E3E8A">
      <w:pPr>
        <w:widowControl w:val="0"/>
        <w:spacing w:line="360" w:lineRule="auto"/>
        <w:ind w:firstLine="800"/>
        <w:jc w:val="both"/>
        <w:rPr>
          <w:rFonts w:ascii="맑은 고딕" w:eastAsia="맑은 고딕" w:hAnsi="맑은 고딕" w:cs="맑은 고딕"/>
          <w:lang w:eastAsia="ko-KR"/>
        </w:rPr>
      </w:pPr>
      <w:r w:rsidRPr="001900CA">
        <w:rPr>
          <w:rFonts w:ascii="맑은 고딕" w:eastAsia="맑은 고딕" w:hAnsi="맑은 고딕" w:cs="맑은 고딕"/>
          <w:lang w:eastAsia="ko-KR"/>
        </w:rPr>
        <w:t xml:space="preserve">유선 통신 모듈은, 지역 통신(Local Area Network; LAN) 모듈, 광역 통신(Wide Area Network; WAN) 모듈 또는 부가가치 통신(Value Added Network; VAN) 모듈 등 다양한 유선 통신 </w:t>
      </w:r>
      <w:proofErr w:type="spellStart"/>
      <w:r w:rsidRPr="001900CA">
        <w:rPr>
          <w:rFonts w:ascii="맑은 고딕" w:eastAsia="맑은 고딕" w:hAnsi="맑은 고딕" w:cs="맑은 고딕"/>
          <w:lang w:eastAsia="ko-KR"/>
        </w:rPr>
        <w:t>모듈뿐만</w:t>
      </w:r>
      <w:proofErr w:type="spellEnd"/>
      <w:r w:rsidRPr="001900CA">
        <w:rPr>
          <w:rFonts w:ascii="맑은 고딕" w:eastAsia="맑은 고딕" w:hAnsi="맑은 고딕" w:cs="맑은 고딕"/>
          <w:lang w:eastAsia="ko-KR"/>
        </w:rPr>
        <w:t xml:space="preserve"> 아니라, USB(Universal Serial Bus), HDMI(High Definition Multimedia Interface), DVI(Digital Visual Interface), RS-232(recommended standard232), 전력선 통신, 또는 POTS(plain old telephone service) 등 다양한 케이블 통신 모듈을 포함할 수 있다. </w:t>
      </w:r>
    </w:p>
    <w:p w14:paraId="16377D55" w14:textId="53C7C9BF" w:rsidR="008E3E8A" w:rsidRPr="001900CA" w:rsidRDefault="008E3E8A" w:rsidP="008E3E8A">
      <w:pPr>
        <w:widowControl w:val="0"/>
        <w:spacing w:line="360" w:lineRule="auto"/>
        <w:ind w:firstLine="800"/>
        <w:jc w:val="both"/>
        <w:rPr>
          <w:rFonts w:ascii="맑은 고딕" w:eastAsia="맑은 고딕" w:hAnsi="맑은 고딕" w:cs="맑은 고딕"/>
          <w:lang w:eastAsia="ko-KR"/>
        </w:rPr>
      </w:pPr>
      <w:r w:rsidRPr="001900CA">
        <w:rPr>
          <w:rFonts w:ascii="맑은 고딕" w:eastAsia="맑은 고딕" w:hAnsi="맑은 고딕" w:cs="맑은 고딕"/>
          <w:lang w:eastAsia="ko-KR"/>
        </w:rPr>
        <w:t>무선 통신 모듈은 와이파이(Wi</w:t>
      </w:r>
      <w:r w:rsidR="00F95F37">
        <w:rPr>
          <w:rFonts w:ascii="맑은 고딕" w:eastAsia="맑은 고딕" w:hAnsi="맑은 고딕" w:cs="맑은 고딕"/>
          <w:lang w:eastAsia="ko-KR"/>
        </w:rPr>
        <w:t>-</w:t>
      </w:r>
      <w:r w:rsidR="00190CA5">
        <w:rPr>
          <w:rFonts w:ascii="맑은 고딕" w:eastAsia="맑은 고딕" w:hAnsi="맑은 고딕" w:cs="맑은 고딕"/>
          <w:lang w:eastAsia="ko-KR"/>
        </w:rPr>
        <w:t>Fi</w:t>
      </w:r>
      <w:r w:rsidRPr="001900CA">
        <w:rPr>
          <w:rFonts w:ascii="맑은 고딕" w:eastAsia="맑은 고딕" w:hAnsi="맑은 고딕" w:cs="맑은 고딕"/>
          <w:lang w:eastAsia="ko-KR"/>
        </w:rPr>
        <w:t>) 모듈, 와이브로(Wireless broadband) 모듈 외에도, GSM(global System for Mobile Communication), CDMA(Code Division Multiple Access), WCDMA(Wideband Code Division Multiple Access), UMTS(universal mobile telecommunications system), TDMA(Time Division Multiple Access), LTE(Long Term Evolution), 4G, 5G, 6G</w:t>
      </w:r>
      <w:r>
        <w:rPr>
          <w:rFonts w:ascii="맑은 고딕" w:eastAsia="맑은 고딕" w:hAnsi="맑은 고딕" w:cs="맑은 고딕"/>
          <w:lang w:eastAsia="ko-KR"/>
        </w:rPr>
        <w:t xml:space="preserve">, </w:t>
      </w:r>
      <w:r w:rsidRPr="001900CA">
        <w:rPr>
          <w:rFonts w:ascii="맑은 고딕" w:eastAsia="맑은 고딕" w:hAnsi="맑은 고딕" w:cs="맑은 고딕"/>
          <w:lang w:eastAsia="ko-KR"/>
        </w:rPr>
        <w:t>블루투스(Bluetooth™)</w:t>
      </w:r>
      <w:r>
        <w:rPr>
          <w:rFonts w:ascii="맑은 고딕" w:eastAsia="맑은 고딕" w:hAnsi="맑은 고딕" w:cs="맑은 고딕"/>
          <w:lang w:eastAsia="ko-KR"/>
        </w:rPr>
        <w:t xml:space="preserve">, </w:t>
      </w:r>
      <w:r w:rsidRPr="001900CA">
        <w:rPr>
          <w:rFonts w:ascii="맑은 고딕" w:eastAsia="맑은 고딕" w:hAnsi="맑은 고딕" w:cs="맑은 고딕"/>
          <w:lang w:eastAsia="ko-KR"/>
        </w:rPr>
        <w:t>Wi-Fi(Wireless-Fidelity)</w:t>
      </w:r>
      <w:r>
        <w:rPr>
          <w:rFonts w:ascii="맑은 고딕" w:eastAsia="맑은 고딕" w:hAnsi="맑은 고딕" w:cs="맑은 고딕"/>
          <w:lang w:eastAsia="ko-KR"/>
        </w:rPr>
        <w:t xml:space="preserve"> </w:t>
      </w:r>
      <w:r w:rsidRPr="001900CA">
        <w:rPr>
          <w:rFonts w:ascii="맑은 고딕" w:eastAsia="맑은 고딕" w:hAnsi="맑은 고딕" w:cs="맑은 고딕"/>
          <w:lang w:eastAsia="ko-KR"/>
        </w:rPr>
        <w:t>등 다양한 무선 통신 방식을 지원하는 무선 통신 모듈을 포함할 수 있다.</w:t>
      </w:r>
    </w:p>
    <w:p w14:paraId="0D1D3013" w14:textId="3582924D" w:rsidR="006A6601" w:rsidRPr="006A6601" w:rsidRDefault="008E3E8A" w:rsidP="008E3E8A">
      <w:pPr>
        <w:widowControl w:val="0"/>
        <w:spacing w:line="360" w:lineRule="auto"/>
        <w:ind w:firstLine="800"/>
        <w:jc w:val="both"/>
        <w:rPr>
          <w:rFonts w:ascii="맑은 고딕" w:eastAsia="맑은 고딕" w:hAnsi="맑은 고딕" w:cs="맑은 고딕"/>
          <w:lang w:eastAsia="ko-KR"/>
        </w:rPr>
      </w:pPr>
      <w:r w:rsidRPr="001900CA">
        <w:rPr>
          <w:rFonts w:ascii="맑은 고딕" w:eastAsia="맑은 고딕" w:hAnsi="맑은 고딕" w:cs="맑은 고딕"/>
          <w:lang w:eastAsia="ko-KR"/>
        </w:rPr>
        <w:t xml:space="preserve">본 개시의 일 </w:t>
      </w:r>
      <w:r w:rsidRPr="001900CA">
        <w:rPr>
          <w:rFonts w:ascii="맑은 고딕" w:eastAsia="맑은 고딕" w:hAnsi="맑은 고딕" w:cs="맑은 고딕" w:hint="eastAsia"/>
          <w:lang w:eastAsia="ko-KR"/>
        </w:rPr>
        <w:t>실시예에서,</w:t>
      </w:r>
      <w:r w:rsidRPr="001900CA">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적어도 하나의 프로세서(</w:t>
      </w:r>
      <w:r w:rsidRPr="001900CA">
        <w:rPr>
          <w:rFonts w:ascii="맑은 고딕" w:eastAsia="맑은 고딕" w:hAnsi="맑은 고딕" w:cs="맑은 고딕"/>
          <w:lang w:eastAsia="ko-KR"/>
        </w:rPr>
        <w:t>1</w:t>
      </w:r>
      <w:r>
        <w:rPr>
          <w:rFonts w:ascii="맑은 고딕" w:eastAsia="맑은 고딕" w:hAnsi="맑은 고딕" w:cs="맑은 고딕"/>
          <w:lang w:eastAsia="ko-KR"/>
        </w:rPr>
        <w:t>6</w:t>
      </w:r>
      <w:r w:rsidRPr="001900CA">
        <w:rPr>
          <w:rFonts w:ascii="맑은 고딕" w:eastAsia="맑은 고딕" w:hAnsi="맑은 고딕" w:cs="맑은 고딕"/>
          <w:lang w:eastAsia="ko-KR"/>
        </w:rPr>
        <w:t>0)</w:t>
      </w:r>
      <w:r w:rsidRPr="001900CA">
        <w:rPr>
          <w:rFonts w:ascii="맑은 고딕" w:eastAsia="맑은 고딕" w:hAnsi="맑은 고딕" w:cs="맑은 고딕" w:hint="eastAsia"/>
          <w:lang w:eastAsia="ko-KR"/>
        </w:rPr>
        <w:t>는 통신 인터페이스(</w:t>
      </w:r>
      <w:r w:rsidRPr="001900CA">
        <w:rPr>
          <w:rFonts w:ascii="맑은 고딕" w:eastAsia="맑은 고딕" w:hAnsi="맑은 고딕" w:cs="맑은 고딕"/>
          <w:lang w:eastAsia="ko-KR"/>
        </w:rPr>
        <w:t>1</w:t>
      </w:r>
      <w:r>
        <w:rPr>
          <w:rFonts w:ascii="맑은 고딕" w:eastAsia="맑은 고딕" w:hAnsi="맑은 고딕" w:cs="맑은 고딕"/>
          <w:lang w:eastAsia="ko-KR"/>
        </w:rPr>
        <w:t>9</w:t>
      </w:r>
      <w:r w:rsidRPr="001900CA">
        <w:rPr>
          <w:rFonts w:ascii="맑은 고딕" w:eastAsia="맑은 고딕" w:hAnsi="맑은 고딕" w:cs="맑은 고딕"/>
          <w:lang w:eastAsia="ko-KR"/>
        </w:rPr>
        <w:t>0)</w:t>
      </w:r>
      <w:r w:rsidRPr="001900CA">
        <w:rPr>
          <w:rFonts w:ascii="맑은 고딕" w:eastAsia="맑은 고딕" w:hAnsi="맑은 고딕" w:cs="맑은 고딕" w:hint="eastAsia"/>
          <w:lang w:eastAsia="ko-KR"/>
        </w:rPr>
        <w:t xml:space="preserve">를 통하여 </w:t>
      </w:r>
      <w:r w:rsidR="001F0D24">
        <w:rPr>
          <w:rFonts w:ascii="맑은 고딕" w:eastAsia="맑은 고딕" w:hAnsi="맑은 고딕" w:cs="맑은 고딕" w:hint="eastAsia"/>
          <w:lang w:eastAsia="ko-KR"/>
        </w:rPr>
        <w:t>선호 식사 유형(</w:t>
      </w:r>
      <w:r w:rsidR="001F0D24">
        <w:rPr>
          <w:rFonts w:ascii="맑은 고딕" w:eastAsia="맑은 고딕" w:hAnsi="맑은 고딕" w:cs="맑은 고딕"/>
          <w:lang w:eastAsia="ko-KR"/>
        </w:rPr>
        <w:t xml:space="preserve">200) </w:t>
      </w:r>
      <w:r w:rsidR="001F0D24">
        <w:rPr>
          <w:rFonts w:ascii="맑은 고딕" w:eastAsia="맑은 고딕" w:hAnsi="맑은 고딕" w:cs="맑은 고딕" w:hint="eastAsia"/>
          <w:lang w:eastAsia="ko-KR"/>
        </w:rPr>
        <w:t>및 사용자의 개인 정보(</w:t>
      </w:r>
      <w:r w:rsidR="001F0D24">
        <w:rPr>
          <w:rFonts w:ascii="맑은 고딕" w:eastAsia="맑은 고딕" w:hAnsi="맑은 고딕" w:cs="맑은 고딕"/>
          <w:lang w:eastAsia="ko-KR"/>
        </w:rPr>
        <w:t>210)</w:t>
      </w:r>
      <w:r w:rsidR="001F0D24">
        <w:rPr>
          <w:rFonts w:ascii="맑은 고딕" w:eastAsia="맑은 고딕" w:hAnsi="맑은 고딕" w:cs="맑은 고딕" w:hint="eastAsia"/>
          <w:lang w:eastAsia="ko-KR"/>
        </w:rPr>
        <w:t>를</w:t>
      </w:r>
      <w:r>
        <w:rPr>
          <w:rFonts w:ascii="맑은 고딕" w:eastAsia="맑은 고딕" w:hAnsi="맑은 고딕" w:cs="맑은 고딕" w:hint="eastAsia"/>
          <w:lang w:eastAsia="ko-KR"/>
        </w:rPr>
        <w:t xml:space="preserve"> 외부의 서버 또는 외부의 전자 장치로부터 획득할 수 있다.</w:t>
      </w:r>
      <w:r>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적어도 하나의 프로세서(</w:t>
      </w:r>
      <w:r w:rsidRPr="001900CA">
        <w:rPr>
          <w:rFonts w:ascii="맑은 고딕" w:eastAsia="맑은 고딕" w:hAnsi="맑은 고딕" w:cs="맑은 고딕"/>
          <w:lang w:eastAsia="ko-KR"/>
        </w:rPr>
        <w:t>1</w:t>
      </w:r>
      <w:r>
        <w:rPr>
          <w:rFonts w:ascii="맑은 고딕" w:eastAsia="맑은 고딕" w:hAnsi="맑은 고딕" w:cs="맑은 고딕"/>
          <w:lang w:eastAsia="ko-KR"/>
        </w:rPr>
        <w:t>6</w:t>
      </w:r>
      <w:r w:rsidRPr="001900CA">
        <w:rPr>
          <w:rFonts w:ascii="맑은 고딕" w:eastAsia="맑은 고딕" w:hAnsi="맑은 고딕" w:cs="맑은 고딕"/>
          <w:lang w:eastAsia="ko-KR"/>
        </w:rPr>
        <w:t>0)</w:t>
      </w:r>
      <w:r w:rsidRPr="001900CA">
        <w:rPr>
          <w:rFonts w:ascii="맑은 고딕" w:eastAsia="맑은 고딕" w:hAnsi="맑은 고딕" w:cs="맑은 고딕" w:hint="eastAsia"/>
          <w:lang w:eastAsia="ko-KR"/>
        </w:rPr>
        <w:t>는 통신 인터페이스(</w:t>
      </w:r>
      <w:r w:rsidRPr="001900CA">
        <w:rPr>
          <w:rFonts w:ascii="맑은 고딕" w:eastAsia="맑은 고딕" w:hAnsi="맑은 고딕" w:cs="맑은 고딕"/>
          <w:lang w:eastAsia="ko-KR"/>
        </w:rPr>
        <w:t>1</w:t>
      </w:r>
      <w:r>
        <w:rPr>
          <w:rFonts w:ascii="맑은 고딕" w:eastAsia="맑은 고딕" w:hAnsi="맑은 고딕" w:cs="맑은 고딕"/>
          <w:lang w:eastAsia="ko-KR"/>
        </w:rPr>
        <w:t>9</w:t>
      </w:r>
      <w:r w:rsidRPr="001900CA">
        <w:rPr>
          <w:rFonts w:ascii="맑은 고딕" w:eastAsia="맑은 고딕" w:hAnsi="맑은 고딕" w:cs="맑은 고딕"/>
          <w:lang w:eastAsia="ko-KR"/>
        </w:rPr>
        <w:t>0)</w:t>
      </w:r>
      <w:r w:rsidRPr="001900CA">
        <w:rPr>
          <w:rFonts w:ascii="맑은 고딕" w:eastAsia="맑은 고딕" w:hAnsi="맑은 고딕" w:cs="맑은 고딕" w:hint="eastAsia"/>
          <w:lang w:eastAsia="ko-KR"/>
        </w:rPr>
        <w:t xml:space="preserve">를 통하여 </w:t>
      </w:r>
      <w:r>
        <w:rPr>
          <w:rFonts w:ascii="맑은 고딕" w:eastAsia="맑은 고딕" w:hAnsi="맑은 고딕" w:cs="맑은 고딕" w:hint="eastAsia"/>
          <w:lang w:eastAsia="ko-KR"/>
        </w:rPr>
        <w:t xml:space="preserve">획득된 </w:t>
      </w:r>
      <w:r w:rsidR="001F0D24">
        <w:rPr>
          <w:rFonts w:ascii="맑은 고딕" w:eastAsia="맑은 고딕" w:hAnsi="맑은 고딕" w:cs="맑은 고딕" w:hint="eastAsia"/>
          <w:lang w:eastAsia="ko-KR"/>
        </w:rPr>
        <w:t>최종 식단(</w:t>
      </w:r>
      <w:r w:rsidR="001F0D24">
        <w:rPr>
          <w:rFonts w:ascii="맑은 고딕" w:eastAsia="맑은 고딕" w:hAnsi="맑은 고딕" w:cs="맑은 고딕"/>
          <w:lang w:eastAsia="ko-KR"/>
        </w:rPr>
        <w:t>300)</w:t>
      </w:r>
      <w:r>
        <w:rPr>
          <w:rFonts w:ascii="맑은 고딕" w:eastAsia="맑은 고딕" w:hAnsi="맑은 고딕" w:cs="맑은 고딕" w:hint="eastAsia"/>
          <w:lang w:eastAsia="ko-KR"/>
        </w:rPr>
        <w:t xml:space="preserve">을 </w:t>
      </w:r>
      <w:r w:rsidRPr="001900CA">
        <w:rPr>
          <w:rFonts w:ascii="맑은 고딕" w:eastAsia="맑은 고딕" w:hAnsi="맑은 고딕" w:cs="맑은 고딕" w:hint="eastAsia"/>
          <w:lang w:eastAsia="ko-KR"/>
        </w:rPr>
        <w:t>외부의 서</w:t>
      </w:r>
      <w:r>
        <w:rPr>
          <w:rFonts w:ascii="맑은 고딕" w:eastAsia="맑은 고딕" w:hAnsi="맑은 고딕" w:cs="맑은 고딕" w:hint="eastAsia"/>
          <w:lang w:eastAsia="ko-KR"/>
        </w:rPr>
        <w:t>버 또는 외부의 전자 장치</w:t>
      </w:r>
      <w:r w:rsidRPr="001900CA">
        <w:rPr>
          <w:rFonts w:ascii="맑은 고딕" w:eastAsia="맑은 고딕" w:hAnsi="맑은 고딕" w:cs="맑은 고딕" w:hint="eastAsia"/>
          <w:lang w:eastAsia="ko-KR"/>
        </w:rPr>
        <w:t>에 제공할 수 있다.</w:t>
      </w:r>
    </w:p>
    <w:p w14:paraId="678C6DB4" w14:textId="77777777" w:rsidR="006A6601" w:rsidRPr="00557CC4" w:rsidRDefault="006A6601" w:rsidP="00DE7327">
      <w:pPr>
        <w:widowControl w:val="0"/>
        <w:spacing w:line="360" w:lineRule="auto"/>
        <w:ind w:firstLine="800"/>
        <w:jc w:val="both"/>
        <w:rPr>
          <w:rFonts w:ascii="맑은 고딕" w:eastAsia="맑은 고딕" w:hAnsi="맑은 고딕" w:cs="맑은 고딕"/>
          <w:lang w:eastAsia="ko-KR"/>
        </w:rPr>
      </w:pPr>
    </w:p>
    <w:p w14:paraId="4E9B7690" w14:textId="489A272E" w:rsidR="00114886" w:rsidRPr="00C30DE1" w:rsidRDefault="00114886" w:rsidP="00DE7327">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lastRenderedPageBreak/>
        <w:t xml:space="preserve">&lt;도 </w:t>
      </w:r>
      <w:r>
        <w:rPr>
          <w:rFonts w:ascii="맑은 고딕" w:eastAsia="맑은 고딕" w:hAnsi="맑은 고딕" w:cs="맑은 고딕"/>
          <w:highlight w:val="yellow"/>
          <w:lang w:eastAsia="ko-KR"/>
        </w:rPr>
        <w:t>3</w:t>
      </w:r>
      <w:r w:rsidRPr="00114886">
        <w:rPr>
          <w:rFonts w:ascii="맑은 고딕" w:eastAsia="맑은 고딕" w:hAnsi="맑은 고딕" w:cs="맑은 고딕"/>
          <w:highlight w:val="yellow"/>
          <w:lang w:eastAsia="ko-KR"/>
        </w:rPr>
        <w:t>&gt;</w:t>
      </w:r>
    </w:p>
    <w:p w14:paraId="377AA925" w14:textId="41A927A8"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3은 본 발명의 실시예들에 따른 </w:t>
      </w:r>
      <w:r>
        <w:rPr>
          <w:rFonts w:ascii="맑은 고딕" w:eastAsia="맑은 고딕" w:hAnsi="맑은 고딕" w:cs="맑은 고딕" w:hint="eastAsia"/>
          <w:lang w:eastAsia="ko-KR"/>
        </w:rPr>
        <w:t xml:space="preserve">시스템 장치의 동작 </w:t>
      </w:r>
      <w:r w:rsidRPr="00C30DE1">
        <w:rPr>
          <w:rFonts w:ascii="맑은 고딕" w:eastAsia="맑은 고딕" w:hAnsi="맑은 고딕" w:cs="맑은 고딕" w:hint="eastAsia"/>
          <w:lang w:eastAsia="ko-KR"/>
        </w:rPr>
        <w:t>방법을 설명하기 위한 순서도이다.</w:t>
      </w:r>
    </w:p>
    <w:p w14:paraId="11633E89" w14:textId="7EAABE77" w:rsidR="007C3A00" w:rsidRDefault="007C3A00"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1,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 xml:space="preserve">및 도 </w:t>
      </w:r>
      <w:r>
        <w:rPr>
          <w:rFonts w:ascii="맑은 고딕" w:eastAsia="맑은 고딕" w:hAnsi="맑은 고딕" w:cs="맑은 고딕"/>
          <w:lang w:eastAsia="ko-KR"/>
        </w:rPr>
        <w:t>3</w:t>
      </w:r>
      <w:r>
        <w:rPr>
          <w:rFonts w:ascii="맑은 고딕" w:eastAsia="맑은 고딕" w:hAnsi="맑은 고딕" w:cs="맑은 고딕" w:hint="eastAsia"/>
          <w:lang w:eastAsia="ko-KR"/>
        </w:rPr>
        <w:t>을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의 동작 방법은 </w:t>
      </w:r>
      <w:r w:rsidR="00813BED">
        <w:rPr>
          <w:rFonts w:ascii="맑은 고딕" w:eastAsia="맑은 고딕" w:hAnsi="맑은 고딕" w:cs="맑은 고딕" w:hint="eastAsia"/>
          <w:lang w:eastAsia="ko-KR"/>
        </w:rPr>
        <w:t>사용자의 개인 정보(</w:t>
      </w:r>
      <w:r w:rsidR="00813BED">
        <w:rPr>
          <w:rFonts w:ascii="맑은 고딕" w:eastAsia="맑은 고딕" w:hAnsi="맑은 고딕" w:cs="맑은 고딕"/>
          <w:lang w:eastAsia="ko-KR"/>
        </w:rPr>
        <w:t xml:space="preserve">210) </w:t>
      </w:r>
      <w:r w:rsidR="00813BED">
        <w:rPr>
          <w:rFonts w:ascii="맑은 고딕" w:eastAsia="맑은 고딕" w:hAnsi="맑은 고딕" w:cs="맑은 고딕" w:hint="eastAsia"/>
          <w:lang w:eastAsia="ko-KR"/>
        </w:rPr>
        <w:t>및 복수의 후보 식사 유형들 중 어느 하나의 선호 식사 유형(</w:t>
      </w:r>
      <w:r w:rsidR="00813BED">
        <w:rPr>
          <w:rFonts w:ascii="맑은 고딕" w:eastAsia="맑은 고딕" w:hAnsi="맑은 고딕" w:cs="맑은 고딕"/>
          <w:lang w:eastAsia="ko-KR"/>
        </w:rPr>
        <w:t>200)</w:t>
      </w:r>
      <w:r w:rsidR="00813BED">
        <w:rPr>
          <w:rFonts w:ascii="맑은 고딕" w:eastAsia="맑은 고딕" w:hAnsi="맑은 고딕" w:cs="맑은 고딕" w:hint="eastAsia"/>
          <w:lang w:eastAsia="ko-KR"/>
        </w:rPr>
        <w:t>을 획득하는 단계(</w:t>
      </w:r>
      <w:r w:rsidR="00813BED">
        <w:rPr>
          <w:rFonts w:ascii="맑은 고딕" w:eastAsia="맑은 고딕" w:hAnsi="맑은 고딕" w:cs="맑은 고딕"/>
          <w:lang w:eastAsia="ko-KR"/>
        </w:rPr>
        <w:t>S100)</w:t>
      </w:r>
      <w:r w:rsidR="00813BED">
        <w:rPr>
          <w:rFonts w:ascii="맑은 고딕" w:eastAsia="맑은 고딕" w:hAnsi="맑은 고딕" w:cs="맑은 고딕" w:hint="eastAsia"/>
          <w:lang w:eastAsia="ko-KR"/>
        </w:rPr>
        <w:t>를 포함할 수 있다.</w:t>
      </w:r>
    </w:p>
    <w:p w14:paraId="0820C169" w14:textId="5086CFDF" w:rsidR="00635299" w:rsidRDefault="00813BED"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S100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입출력 인터페이스(</w:t>
      </w:r>
      <w:r>
        <w:rPr>
          <w:rFonts w:ascii="맑은 고딕" w:eastAsia="맑은 고딕" w:hAnsi="맑은 고딕" w:cs="맑은 고딕"/>
          <w:lang w:eastAsia="ko-KR"/>
        </w:rPr>
        <w:t xml:space="preserve">180) </w:t>
      </w:r>
      <w:r>
        <w:rPr>
          <w:rFonts w:ascii="맑은 고딕" w:eastAsia="맑은 고딕" w:hAnsi="맑은 고딕" w:cs="맑은 고딕" w:hint="eastAsia"/>
          <w:lang w:eastAsia="ko-KR"/>
        </w:rPr>
        <w:t>또는 통신 인터페이스(</w:t>
      </w:r>
      <w:r>
        <w:rPr>
          <w:rFonts w:ascii="맑은 고딕" w:eastAsia="맑은 고딕" w:hAnsi="맑은 고딕" w:cs="맑은 고딕"/>
          <w:lang w:eastAsia="ko-KR"/>
        </w:rPr>
        <w:t>190)</w:t>
      </w:r>
      <w:r>
        <w:rPr>
          <w:rFonts w:ascii="맑은 고딕" w:eastAsia="맑은 고딕" w:hAnsi="맑은 고딕" w:cs="맑은 고딕" w:hint="eastAsia"/>
          <w:lang w:eastAsia="ko-KR"/>
        </w:rPr>
        <w:t>를 통하여,</w:t>
      </w:r>
      <w:r>
        <w:rPr>
          <w:rFonts w:ascii="맑은 고딕" w:eastAsia="맑은 고딕" w:hAnsi="맑은 고딕" w:cs="맑은 고딕"/>
          <w:lang w:eastAsia="ko-KR"/>
        </w:rPr>
        <w:t xml:space="preserve"> </w:t>
      </w:r>
      <w:r w:rsidR="00011F3A">
        <w:rPr>
          <w:rFonts w:ascii="맑은 고딕" w:eastAsia="맑은 고딕" w:hAnsi="맑은 고딕" w:cs="맑은 고딕" w:hint="eastAsia"/>
          <w:lang w:eastAsia="ko-KR"/>
        </w:rPr>
        <w:t>사용자의 개인 정보(</w:t>
      </w:r>
      <w:r w:rsidR="00011F3A">
        <w:rPr>
          <w:rFonts w:ascii="맑은 고딕" w:eastAsia="맑은 고딕" w:hAnsi="맑은 고딕" w:cs="맑은 고딕"/>
          <w:lang w:eastAsia="ko-KR"/>
        </w:rPr>
        <w:t xml:space="preserve">210) </w:t>
      </w:r>
      <w:r w:rsidR="00011F3A">
        <w:rPr>
          <w:rFonts w:ascii="맑은 고딕" w:eastAsia="맑은 고딕" w:hAnsi="맑은 고딕" w:cs="맑은 고딕" w:hint="eastAsia"/>
          <w:lang w:eastAsia="ko-KR"/>
        </w:rPr>
        <w:t>및 선호 식사 유형(</w:t>
      </w:r>
      <w:r w:rsidR="00011F3A">
        <w:rPr>
          <w:rFonts w:ascii="맑은 고딕" w:eastAsia="맑은 고딕" w:hAnsi="맑은 고딕" w:cs="맑은 고딕"/>
          <w:lang w:eastAsia="ko-KR"/>
        </w:rPr>
        <w:t>200)</w:t>
      </w:r>
      <w:r w:rsidR="00011F3A">
        <w:rPr>
          <w:rFonts w:ascii="맑은 고딕" w:eastAsia="맑은 고딕" w:hAnsi="맑은 고딕" w:cs="맑은 고딕" w:hint="eastAsia"/>
          <w:lang w:eastAsia="ko-KR"/>
        </w:rPr>
        <w:t>를 획득할 수 있다</w:t>
      </w:r>
      <w:r w:rsidR="00011F3A">
        <w:rPr>
          <w:rFonts w:ascii="맑은 고딕" w:eastAsia="맑은 고딕" w:hAnsi="맑은 고딕" w:cs="맑은 고딕"/>
          <w:lang w:eastAsia="ko-KR"/>
        </w:rPr>
        <w:t xml:space="preserve">. </w:t>
      </w:r>
      <w:r w:rsidR="00011F3A">
        <w:rPr>
          <w:rFonts w:ascii="맑은 고딕" w:eastAsia="맑은 고딕" w:hAnsi="맑은 고딕" w:cs="맑은 고딕" w:hint="eastAsia"/>
          <w:lang w:eastAsia="ko-KR"/>
        </w:rPr>
        <w:t>또한,</w:t>
      </w:r>
      <w:r w:rsidR="00011F3A">
        <w:rPr>
          <w:rFonts w:ascii="맑은 고딕" w:eastAsia="맑은 고딕" w:hAnsi="맑은 고딕" w:cs="맑은 고딕"/>
          <w:lang w:eastAsia="ko-KR"/>
        </w:rPr>
        <w:t xml:space="preserve"> </w:t>
      </w:r>
      <w:r w:rsidR="00011F3A">
        <w:rPr>
          <w:rFonts w:ascii="맑은 고딕" w:eastAsia="맑은 고딕" w:hAnsi="맑은 고딕" w:cs="맑은 고딕" w:hint="eastAsia"/>
          <w:lang w:eastAsia="ko-KR"/>
        </w:rPr>
        <w:t>시스템 장치(</w:t>
      </w:r>
      <w:r w:rsidR="00011F3A">
        <w:rPr>
          <w:rFonts w:ascii="맑은 고딕" w:eastAsia="맑은 고딕" w:hAnsi="맑은 고딕" w:cs="맑은 고딕"/>
          <w:lang w:eastAsia="ko-KR"/>
        </w:rPr>
        <w:t>100)</w:t>
      </w:r>
      <w:r w:rsidR="00011F3A">
        <w:rPr>
          <w:rFonts w:ascii="맑은 고딕" w:eastAsia="맑은 고딕" w:hAnsi="맑은 고딕" w:cs="맑은 고딕" w:hint="eastAsia"/>
          <w:lang w:eastAsia="ko-KR"/>
        </w:rPr>
        <w:t>는 디스플레이(</w:t>
      </w:r>
      <w:r w:rsidR="00011F3A">
        <w:rPr>
          <w:rFonts w:ascii="맑은 고딕" w:eastAsia="맑은 고딕" w:hAnsi="맑은 고딕" w:cs="맑은 고딕"/>
          <w:lang w:eastAsia="ko-KR"/>
        </w:rPr>
        <w:t>170)</w:t>
      </w:r>
      <w:r w:rsidR="00011F3A">
        <w:rPr>
          <w:rFonts w:ascii="맑은 고딕" w:eastAsia="맑은 고딕" w:hAnsi="맑은 고딕" w:cs="맑은 고딕" w:hint="eastAsia"/>
          <w:lang w:eastAsia="ko-KR"/>
        </w:rPr>
        <w:t>에 표시된 복수의 후보 식사 유형들을 포함하는 사용자 인터페이스를 통하여,</w:t>
      </w:r>
      <w:r w:rsidR="00635299">
        <w:rPr>
          <w:rFonts w:ascii="맑은 고딕" w:eastAsia="맑은 고딕" w:hAnsi="맑은 고딕" w:cs="맑은 고딕" w:hint="eastAsia"/>
          <w:lang w:eastAsia="ko-KR"/>
        </w:rPr>
        <w:t xml:space="preserve"> 선호 식사 유형(</w:t>
      </w:r>
      <w:r w:rsidR="00635299">
        <w:rPr>
          <w:rFonts w:ascii="맑은 고딕" w:eastAsia="맑은 고딕" w:hAnsi="맑은 고딕" w:cs="맑은 고딕"/>
          <w:lang w:eastAsia="ko-KR"/>
        </w:rPr>
        <w:t>200)</w:t>
      </w:r>
      <w:r w:rsidR="00635299">
        <w:rPr>
          <w:rFonts w:ascii="맑은 고딕" w:eastAsia="맑은 고딕" w:hAnsi="맑은 고딕" w:cs="맑은 고딕" w:hint="eastAsia"/>
          <w:lang w:eastAsia="ko-KR"/>
        </w:rPr>
        <w:t>에 대한 정보를 획득할 수도 있다.</w:t>
      </w:r>
    </w:p>
    <w:p w14:paraId="15653F7D" w14:textId="15EBD7A4" w:rsidR="007C3A00" w:rsidRDefault="00635299"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의 동작 방법은,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이 반영된 복수의 후보 식단들(</w:t>
      </w:r>
      <w:r>
        <w:rPr>
          <w:rFonts w:ascii="맑은 고딕" w:eastAsia="맑은 고딕" w:hAnsi="맑은 고딕" w:cs="맑은 고딕"/>
          <w:lang w:eastAsia="ko-KR"/>
        </w:rPr>
        <w:t>111)</w:t>
      </w:r>
      <w:r>
        <w:rPr>
          <w:rFonts w:ascii="맑은 고딕" w:eastAsia="맑은 고딕" w:hAnsi="맑은 고딕" w:cs="맑은 고딕" w:hint="eastAsia"/>
          <w:lang w:eastAsia="ko-KR"/>
        </w:rPr>
        <w:t>을 획득하는 단계(</w:t>
      </w:r>
      <w:r>
        <w:rPr>
          <w:rFonts w:ascii="맑은 고딕" w:eastAsia="맑은 고딕" w:hAnsi="맑은 고딕" w:cs="맑은 고딕"/>
          <w:lang w:eastAsia="ko-KR"/>
        </w:rPr>
        <w:t>S200)</w:t>
      </w:r>
      <w:r>
        <w:rPr>
          <w:rFonts w:ascii="맑은 고딕" w:eastAsia="맑은 고딕" w:hAnsi="맑은 고딕" w:cs="맑은 고딕" w:hint="eastAsia"/>
          <w:lang w:eastAsia="ko-KR"/>
        </w:rPr>
        <w:t>를 포함할 수 있다.</w:t>
      </w:r>
    </w:p>
    <w:p w14:paraId="13BC7ADC" w14:textId="0D078172" w:rsidR="00635299" w:rsidRDefault="00635299"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S200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후보 식단 생성 모듈(</w:t>
      </w:r>
      <w:r>
        <w:rPr>
          <w:rFonts w:ascii="맑은 고딕" w:eastAsia="맑은 고딕" w:hAnsi="맑은 고딕" w:cs="맑은 고딕"/>
          <w:lang w:eastAsia="ko-KR"/>
        </w:rPr>
        <w:t>110)</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sidR="002A7FE9">
        <w:rPr>
          <w:rFonts w:ascii="맑은 고딕" w:eastAsia="맑은 고딕" w:hAnsi="맑은 고딕" w:cs="맑은 고딕" w:hint="eastAsia"/>
          <w:lang w:eastAsia="ko-KR"/>
        </w:rPr>
        <w:t>선호 식사 유형(</w:t>
      </w:r>
      <w:r w:rsidR="002A7FE9">
        <w:rPr>
          <w:rFonts w:ascii="맑은 고딕" w:eastAsia="맑은 고딕" w:hAnsi="맑은 고딕" w:cs="맑은 고딕"/>
          <w:lang w:eastAsia="ko-KR"/>
        </w:rPr>
        <w:t>200)</w:t>
      </w:r>
      <w:r>
        <w:rPr>
          <w:rFonts w:ascii="맑은 고딕" w:eastAsia="맑은 고딕" w:hAnsi="맑은 고딕" w:cs="맑은 고딕" w:hint="eastAsia"/>
          <w:lang w:eastAsia="ko-KR"/>
        </w:rPr>
        <w:t>에 기초하여 복수의 후보 식단들(</w:t>
      </w:r>
      <w:r w:rsidR="0038790A">
        <w:rPr>
          <w:rFonts w:ascii="맑은 고딕" w:eastAsia="맑은 고딕" w:hAnsi="맑은 고딕" w:cs="맑은 고딕"/>
          <w:lang w:eastAsia="ko-KR"/>
        </w:rPr>
        <w:t>111)</w:t>
      </w:r>
      <w:r>
        <w:rPr>
          <w:rFonts w:ascii="맑은 고딕" w:eastAsia="맑은 고딕" w:hAnsi="맑은 고딕" w:cs="맑은 고딕" w:hint="eastAsia"/>
          <w:lang w:eastAsia="ko-KR"/>
        </w:rPr>
        <w:t>을 획득할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w:t>
      </w:r>
      <w:r w:rsidR="0038790A">
        <w:rPr>
          <w:rFonts w:ascii="맑은 고딕" w:eastAsia="맑은 고딕" w:hAnsi="맑은 고딕" w:cs="맑은 고딕"/>
          <w:lang w:eastAsia="ko-KR"/>
        </w:rPr>
        <w:t xml:space="preserve">100 </w:t>
      </w:r>
      <w:r w:rsidR="0038790A">
        <w:rPr>
          <w:rFonts w:ascii="맑은 고딕" w:eastAsia="맑은 고딕" w:hAnsi="맑은 고딕" w:cs="맑은 고딕" w:hint="eastAsia"/>
          <w:lang w:eastAsia="ko-KR"/>
        </w:rPr>
        <w:t xml:space="preserve">및 </w:t>
      </w:r>
      <w:r w:rsidR="0038790A">
        <w:rPr>
          <w:rFonts w:ascii="맑은 고딕" w:eastAsia="맑은 고딕" w:hAnsi="맑은 고딕" w:cs="맑은 고딕"/>
          <w:lang w:eastAsia="ko-KR"/>
        </w:rPr>
        <w:t>S</w:t>
      </w:r>
      <w:r>
        <w:rPr>
          <w:rFonts w:ascii="맑은 고딕" w:eastAsia="맑은 고딕" w:hAnsi="맑은 고딕" w:cs="맑은 고딕"/>
          <w:lang w:eastAsia="ko-KR"/>
        </w:rPr>
        <w:t>200</w:t>
      </w:r>
      <w:r>
        <w:rPr>
          <w:rFonts w:ascii="맑은 고딕" w:eastAsia="맑은 고딕" w:hAnsi="맑은 고딕" w:cs="맑은 고딕" w:hint="eastAsia"/>
          <w:lang w:eastAsia="ko-KR"/>
        </w:rPr>
        <w:t xml:space="preserve">에 대하여는 도 </w:t>
      </w:r>
      <w:r w:rsidR="0038790A">
        <w:rPr>
          <w:rFonts w:ascii="맑은 고딕" w:eastAsia="맑은 고딕" w:hAnsi="맑은 고딕" w:cs="맑은 고딕"/>
          <w:lang w:eastAsia="ko-KR"/>
        </w:rPr>
        <w:t xml:space="preserve">4 </w:t>
      </w:r>
      <w:r w:rsidR="0038790A">
        <w:rPr>
          <w:rFonts w:ascii="맑은 고딕" w:eastAsia="맑은 고딕" w:hAnsi="맑은 고딕" w:cs="맑은 고딕" w:hint="eastAsia"/>
          <w:lang w:eastAsia="ko-KR"/>
        </w:rPr>
        <w:t xml:space="preserve">및 도 </w:t>
      </w:r>
      <w:r w:rsidR="0038790A">
        <w:rPr>
          <w:rFonts w:ascii="맑은 고딕" w:eastAsia="맑은 고딕" w:hAnsi="맑은 고딕" w:cs="맑은 고딕"/>
          <w:lang w:eastAsia="ko-KR"/>
        </w:rPr>
        <w:t>5</w:t>
      </w:r>
      <w:r>
        <w:rPr>
          <w:rFonts w:ascii="맑은 고딕" w:eastAsia="맑은 고딕" w:hAnsi="맑은 고딕" w:cs="맑은 고딕" w:hint="eastAsia"/>
          <w:lang w:eastAsia="ko-KR"/>
        </w:rPr>
        <w:t>에서 후술하도록 한다.</w:t>
      </w:r>
    </w:p>
    <w:p w14:paraId="73FDAD9B" w14:textId="2E464BD1" w:rsidR="009952A7" w:rsidRDefault="009952A7"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의 동작 방법은 사용자의 개인 정보(</w:t>
      </w:r>
      <w:r>
        <w:rPr>
          <w:rFonts w:ascii="맑은 고딕" w:eastAsia="맑은 고딕" w:hAnsi="맑은 고딕" w:cs="맑은 고딕"/>
          <w:lang w:eastAsia="ko-KR"/>
        </w:rPr>
        <w:t>210)</w:t>
      </w:r>
      <w:r>
        <w:rPr>
          <w:rFonts w:ascii="맑은 고딕" w:eastAsia="맑은 고딕" w:hAnsi="맑은 고딕" w:cs="맑은 고딕" w:hint="eastAsia"/>
          <w:lang w:eastAsia="ko-KR"/>
        </w:rPr>
        <w:t>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사용자에게 개인화된 기준 영양 </w:t>
      </w:r>
      <w:r w:rsidR="00C64390">
        <w:rPr>
          <w:rFonts w:ascii="맑은 고딕" w:eastAsia="맑은 고딕" w:hAnsi="맑은 고딕" w:cs="맑은 고딕" w:hint="eastAsia"/>
          <w:lang w:eastAsia="ko-KR"/>
        </w:rPr>
        <w:t>섭취 기준을 획득하는 단계(</w:t>
      </w:r>
      <w:r w:rsidR="00C64390">
        <w:rPr>
          <w:rFonts w:ascii="맑은 고딕" w:eastAsia="맑은 고딕" w:hAnsi="맑은 고딕" w:cs="맑은 고딕"/>
          <w:lang w:eastAsia="ko-KR"/>
        </w:rPr>
        <w:t>S310)</w:t>
      </w:r>
      <w:r w:rsidR="00C64390">
        <w:rPr>
          <w:rFonts w:ascii="맑은 고딕" w:eastAsia="맑은 고딕" w:hAnsi="맑은 고딕" w:cs="맑은 고딕" w:hint="eastAsia"/>
          <w:lang w:eastAsia="ko-KR"/>
        </w:rPr>
        <w:t>를 포함할 수 있다.</w:t>
      </w:r>
    </w:p>
    <w:p w14:paraId="364D57C5" w14:textId="50BC9A6C" w:rsidR="00C64390" w:rsidRDefault="00C64390" w:rsidP="00C64390">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sidR="004F1A07">
        <w:rPr>
          <w:rFonts w:ascii="맑은 고딕" w:eastAsia="맑은 고딕" w:hAnsi="맑은 고딕" w:cs="맑은 고딕" w:hint="eastAsia"/>
          <w:lang w:eastAsia="ko-KR"/>
        </w:rPr>
        <w:t>시스템 장치(</w:t>
      </w:r>
      <w:r w:rsidR="004F1A07">
        <w:rPr>
          <w:rFonts w:ascii="맑은 고딕" w:eastAsia="맑은 고딕" w:hAnsi="맑은 고딕" w:cs="맑은 고딕"/>
          <w:lang w:eastAsia="ko-KR"/>
        </w:rPr>
        <w:t>100)</w:t>
      </w:r>
      <w:r w:rsidR="004F1A07">
        <w:rPr>
          <w:rFonts w:ascii="맑은 고딕" w:eastAsia="맑은 고딕" w:hAnsi="맑은 고딕" w:cs="맑은 고딕" w:hint="eastAsia"/>
          <w:lang w:eastAsia="ko-KR"/>
        </w:rPr>
        <w:t xml:space="preserve">의 동작 방법은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기준 영양 섭취 기준과 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 xml:space="preserve">각각에 포함된 </w:t>
      </w:r>
      <w:r>
        <w:rPr>
          <w:rFonts w:ascii="맑은 고딕" w:eastAsia="맑은 고딕" w:hAnsi="맑은 고딕" w:cs="맑은 고딕" w:hint="eastAsia"/>
          <w:lang w:eastAsia="ko-KR"/>
        </w:rPr>
        <w:lastRenderedPageBreak/>
        <w:t>복수의 후보 식단 영양들을 비교하여,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각각에 대한 복수의 영양 평가 점수들을 획득하는 단계(</w:t>
      </w:r>
      <w:r>
        <w:rPr>
          <w:rFonts w:ascii="맑은 고딕" w:eastAsia="맑은 고딕" w:hAnsi="맑은 고딕" w:cs="맑은 고딕"/>
          <w:lang w:eastAsia="ko-KR"/>
        </w:rPr>
        <w:t>S320)</w:t>
      </w:r>
      <w:r>
        <w:rPr>
          <w:rFonts w:ascii="맑은 고딕" w:eastAsia="맑은 고딕" w:hAnsi="맑은 고딕" w:cs="맑은 고딕" w:hint="eastAsia"/>
          <w:lang w:eastAsia="ko-KR"/>
        </w:rPr>
        <w:t>를 포함할 수 있다.</w:t>
      </w:r>
    </w:p>
    <w:p w14:paraId="1256707E" w14:textId="3A147AE7" w:rsidR="00C64390" w:rsidRDefault="00C64390" w:rsidP="00C64390">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S310 </w:t>
      </w:r>
      <w:r>
        <w:rPr>
          <w:rFonts w:ascii="맑은 고딕" w:eastAsia="맑은 고딕" w:hAnsi="맑은 고딕" w:cs="맑은 고딕" w:hint="eastAsia"/>
          <w:lang w:eastAsia="ko-KR"/>
        </w:rPr>
        <w:t xml:space="preserve">및 단계 </w:t>
      </w:r>
      <w:r>
        <w:rPr>
          <w:rFonts w:ascii="맑은 고딕" w:eastAsia="맑은 고딕" w:hAnsi="맑은 고딕" w:cs="맑은 고딕"/>
          <w:lang w:eastAsia="ko-KR"/>
        </w:rPr>
        <w:t>S320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개인 정보(</w:t>
      </w:r>
      <w:r>
        <w:rPr>
          <w:rFonts w:ascii="맑은 고딕" w:eastAsia="맑은 고딕" w:hAnsi="맑은 고딕" w:cs="맑은 고딕"/>
          <w:lang w:eastAsia="ko-KR"/>
        </w:rPr>
        <w:t>210)</w:t>
      </w:r>
      <w:r>
        <w:rPr>
          <w:rFonts w:ascii="맑은 고딕" w:eastAsia="맑은 고딕" w:hAnsi="맑은 고딕" w:cs="맑은 고딕" w:hint="eastAsia"/>
          <w:lang w:eastAsia="ko-KR"/>
        </w:rPr>
        <w:t>에 기초하여 사용자에게 개인화된 기준 영양 섭취 기준을 획득하고,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기준 영양 섭취 기준과 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각각에 포함된 복수의 후보 식단 영양들을 비교하여,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각각에 대한 복수의 영양 평가 점수들을 획득</w:t>
      </w:r>
      <w:r w:rsidR="006E1A25">
        <w:rPr>
          <w:rFonts w:ascii="맑은 고딕" w:eastAsia="맑은 고딕" w:hAnsi="맑은 고딕" w:cs="맑은 고딕" w:hint="eastAsia"/>
          <w:lang w:eastAsia="ko-KR"/>
        </w:rPr>
        <w:t>할 수 있다.</w:t>
      </w:r>
    </w:p>
    <w:p w14:paraId="3EBBB860" w14:textId="4F82150A" w:rsidR="006E1A25" w:rsidRDefault="006E1A25" w:rsidP="00C64390">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S310 </w:t>
      </w:r>
      <w:r>
        <w:rPr>
          <w:rFonts w:ascii="맑은 고딕" w:eastAsia="맑은 고딕" w:hAnsi="맑은 고딕" w:cs="맑은 고딕" w:hint="eastAsia"/>
          <w:lang w:eastAsia="ko-KR"/>
        </w:rPr>
        <w:t xml:space="preserve">및 </w:t>
      </w:r>
      <w:r>
        <w:rPr>
          <w:rFonts w:ascii="맑은 고딕" w:eastAsia="맑은 고딕" w:hAnsi="맑은 고딕" w:cs="맑은 고딕"/>
          <w:lang w:eastAsia="ko-KR"/>
        </w:rPr>
        <w:t>S320</w:t>
      </w:r>
      <w:r>
        <w:rPr>
          <w:rFonts w:ascii="맑은 고딕" w:eastAsia="맑은 고딕" w:hAnsi="맑은 고딕" w:cs="맑은 고딕" w:hint="eastAsia"/>
          <w:lang w:eastAsia="ko-KR"/>
        </w:rPr>
        <w:t xml:space="preserve">에 대하여는 도 </w:t>
      </w:r>
      <w:r>
        <w:rPr>
          <w:rFonts w:ascii="맑은 고딕" w:eastAsia="맑은 고딕" w:hAnsi="맑은 고딕" w:cs="맑은 고딕"/>
          <w:lang w:eastAsia="ko-KR"/>
        </w:rPr>
        <w:t>6</w:t>
      </w:r>
      <w:r>
        <w:rPr>
          <w:rFonts w:ascii="맑은 고딕" w:eastAsia="맑은 고딕" w:hAnsi="맑은 고딕" w:cs="맑은 고딕" w:hint="eastAsia"/>
          <w:lang w:eastAsia="ko-KR"/>
        </w:rPr>
        <w:t>에서 후술하도록 한다.</w:t>
      </w:r>
    </w:p>
    <w:p w14:paraId="4C6DFD3E" w14:textId="68A55369" w:rsidR="006E1A25" w:rsidRDefault="006E1A25" w:rsidP="006E1A25">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sidR="004F1A07">
        <w:rPr>
          <w:rFonts w:ascii="맑은 고딕" w:eastAsia="맑은 고딕" w:hAnsi="맑은 고딕" w:cs="맑은 고딕" w:hint="eastAsia"/>
          <w:lang w:eastAsia="ko-KR"/>
        </w:rPr>
        <w:t>시스템 장치(</w:t>
      </w:r>
      <w:r w:rsidR="004F1A07">
        <w:rPr>
          <w:rFonts w:ascii="맑은 고딕" w:eastAsia="맑은 고딕" w:hAnsi="맑은 고딕" w:cs="맑은 고딕"/>
          <w:lang w:eastAsia="ko-KR"/>
        </w:rPr>
        <w:t>100)</w:t>
      </w:r>
      <w:r w:rsidR="004F1A07">
        <w:rPr>
          <w:rFonts w:ascii="맑은 고딕" w:eastAsia="맑은 고딕" w:hAnsi="맑은 고딕" w:cs="맑은 고딕" w:hint="eastAsia"/>
          <w:lang w:eastAsia="ko-KR"/>
        </w:rPr>
        <w:t>의 동작 방법은 선호도 평가 모델(</w:t>
      </w:r>
      <w:r w:rsidR="004F1A07">
        <w:rPr>
          <w:rFonts w:ascii="맑은 고딕" w:eastAsia="맑은 고딕" w:hAnsi="맑은 고딕" w:cs="맑은 고딕"/>
          <w:lang w:eastAsia="ko-KR"/>
        </w:rPr>
        <w:t>122)</w:t>
      </w:r>
      <w:r w:rsidR="004F1A07">
        <w:rPr>
          <w:rFonts w:ascii="맑은 고딕" w:eastAsia="맑은 고딕" w:hAnsi="맑은 고딕" w:cs="맑은 고딕" w:hint="eastAsia"/>
          <w:lang w:eastAsia="ko-KR"/>
        </w:rPr>
        <w:t>을 이용하여</w:t>
      </w:r>
      <w:r w:rsidR="004F1A07">
        <w:rPr>
          <w:rFonts w:ascii="맑은 고딕" w:eastAsia="맑은 고딕" w:hAnsi="맑은 고딕" w:cs="맑은 고딕"/>
          <w:lang w:eastAsia="ko-KR"/>
        </w:rPr>
        <w:t xml:space="preserve">, </w:t>
      </w:r>
      <w:r w:rsidR="004F1A07">
        <w:rPr>
          <w:rFonts w:ascii="맑은 고딕" w:eastAsia="맑은 고딕" w:hAnsi="맑은 고딕" w:cs="맑은 고딕" w:hint="eastAsia"/>
          <w:lang w:eastAsia="ko-KR"/>
        </w:rPr>
        <w:t>사용자 개인 정보(</w:t>
      </w:r>
      <w:r w:rsidR="004F1A07">
        <w:rPr>
          <w:rFonts w:ascii="맑은 고딕" w:eastAsia="맑은 고딕" w:hAnsi="맑은 고딕" w:cs="맑은 고딕"/>
          <w:lang w:eastAsia="ko-KR"/>
        </w:rPr>
        <w:t>210)</w:t>
      </w:r>
      <w:r w:rsidR="004F1A07">
        <w:rPr>
          <w:rFonts w:ascii="맑은 고딕" w:eastAsia="맑은 고딕" w:hAnsi="맑은 고딕" w:cs="맑은 고딕" w:hint="eastAsia"/>
          <w:lang w:eastAsia="ko-KR"/>
        </w:rPr>
        <w:t>와 복수의 후보 식단들(</w:t>
      </w:r>
      <w:r w:rsidR="004F1A07">
        <w:rPr>
          <w:rFonts w:ascii="맑은 고딕" w:eastAsia="맑은 고딕" w:hAnsi="맑은 고딕" w:cs="맑은 고딕"/>
          <w:lang w:eastAsia="ko-KR"/>
        </w:rPr>
        <w:t>111)</w:t>
      </w:r>
      <w:r w:rsidR="004F1A07">
        <w:rPr>
          <w:rFonts w:ascii="맑은 고딕" w:eastAsia="맑은 고딕" w:hAnsi="맑은 고딕" w:cs="맑은 고딕" w:hint="eastAsia"/>
          <w:lang w:eastAsia="ko-KR"/>
        </w:rPr>
        <w:t>에 기초하여 복수의 후보 식단들(</w:t>
      </w:r>
      <w:r w:rsidR="004F1A07">
        <w:rPr>
          <w:rFonts w:ascii="맑은 고딕" w:eastAsia="맑은 고딕" w:hAnsi="맑은 고딕" w:cs="맑은 고딕"/>
          <w:lang w:eastAsia="ko-KR"/>
        </w:rPr>
        <w:t xml:space="preserve">111) </w:t>
      </w:r>
      <w:r w:rsidR="004F1A07">
        <w:rPr>
          <w:rFonts w:ascii="맑은 고딕" w:eastAsia="맑은 고딕" w:hAnsi="맑은 고딕" w:cs="맑은 고딕" w:hint="eastAsia"/>
          <w:lang w:eastAsia="ko-KR"/>
        </w:rPr>
        <w:t>각각에 대한 사용자의 선호도를 나타내는 복수의 선호도 평가 점수들을 획득하는 단계</w:t>
      </w:r>
      <w:r>
        <w:rPr>
          <w:rFonts w:ascii="맑은 고딕" w:eastAsia="맑은 고딕" w:hAnsi="맑은 고딕" w:cs="맑은 고딕" w:hint="eastAsia"/>
          <w:lang w:eastAsia="ko-KR"/>
        </w:rPr>
        <w:t>(</w:t>
      </w:r>
      <w:r>
        <w:rPr>
          <w:rFonts w:ascii="맑은 고딕" w:eastAsia="맑은 고딕" w:hAnsi="맑은 고딕" w:cs="맑은 고딕"/>
          <w:lang w:eastAsia="ko-KR"/>
        </w:rPr>
        <w:t>S3</w:t>
      </w:r>
      <w:r w:rsidR="004F1A07">
        <w:rPr>
          <w:rFonts w:ascii="맑은 고딕" w:eastAsia="맑은 고딕" w:hAnsi="맑은 고딕" w:cs="맑은 고딕"/>
          <w:lang w:eastAsia="ko-KR"/>
        </w:rPr>
        <w:t>3</w:t>
      </w:r>
      <w:r>
        <w:rPr>
          <w:rFonts w:ascii="맑은 고딕" w:eastAsia="맑은 고딕" w:hAnsi="맑은 고딕" w:cs="맑은 고딕"/>
          <w:lang w:eastAsia="ko-KR"/>
        </w:rPr>
        <w:t>0)</w:t>
      </w:r>
      <w:r>
        <w:rPr>
          <w:rFonts w:ascii="맑은 고딕" w:eastAsia="맑은 고딕" w:hAnsi="맑은 고딕" w:cs="맑은 고딕" w:hint="eastAsia"/>
          <w:lang w:eastAsia="ko-KR"/>
        </w:rPr>
        <w:t>를 포함할 수 있다.</w:t>
      </w:r>
    </w:p>
    <w:p w14:paraId="329920D8" w14:textId="59912357" w:rsidR="006E1A25" w:rsidRDefault="006E1A25" w:rsidP="006E1A25">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w:t>
      </w:r>
      <w:r w:rsidR="004F1A07">
        <w:rPr>
          <w:rFonts w:ascii="맑은 고딕" w:eastAsia="맑은 고딕" w:hAnsi="맑은 고딕" w:cs="맑은 고딕"/>
          <w:lang w:eastAsia="ko-KR"/>
        </w:rPr>
        <w:t>330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4F1A07">
        <w:rPr>
          <w:rFonts w:ascii="맑은 고딕" w:eastAsia="맑은 고딕" w:hAnsi="맑은 고딕" w:cs="맑은 고딕" w:hint="eastAsia"/>
          <w:lang w:eastAsia="ko-KR"/>
        </w:rPr>
        <w:t xml:space="preserve">선호도 평가 </w:t>
      </w:r>
      <w:r>
        <w:rPr>
          <w:rFonts w:ascii="맑은 고딕" w:eastAsia="맑은 고딕" w:hAnsi="맑은 고딕" w:cs="맑은 고딕" w:hint="eastAsia"/>
          <w:lang w:eastAsia="ko-KR"/>
        </w:rPr>
        <w:t>모델(</w:t>
      </w:r>
      <w:r>
        <w:rPr>
          <w:rFonts w:ascii="맑은 고딕" w:eastAsia="맑은 고딕" w:hAnsi="맑은 고딕" w:cs="맑은 고딕"/>
          <w:lang w:eastAsia="ko-KR"/>
        </w:rPr>
        <w:t>12</w:t>
      </w:r>
      <w:r w:rsidR="004F1A07">
        <w:rPr>
          <w:rFonts w:ascii="맑은 고딕" w:eastAsia="맑은 고딕" w:hAnsi="맑은 고딕" w:cs="맑은 고딕"/>
          <w:lang w:eastAsia="ko-KR"/>
        </w:rPr>
        <w:t>2</w:t>
      </w:r>
      <w:r>
        <w:rPr>
          <w:rFonts w:ascii="맑은 고딕" w:eastAsia="맑은 고딕" w:hAnsi="맑은 고딕" w:cs="맑은 고딕"/>
          <w:lang w:eastAsia="ko-KR"/>
        </w:rPr>
        <w:t>)</w:t>
      </w:r>
      <w:r w:rsidR="004F1A07">
        <w:rPr>
          <w:rFonts w:ascii="맑은 고딕" w:eastAsia="맑은 고딕" w:hAnsi="맑은 고딕" w:cs="맑은 고딕" w:hint="eastAsia"/>
          <w:lang w:eastAsia="ko-KR"/>
        </w:rPr>
        <w:t>에 포함된 제1</w:t>
      </w:r>
      <w:r w:rsidR="004F1A07">
        <w:rPr>
          <w:rFonts w:ascii="맑은 고딕" w:eastAsia="맑은 고딕" w:hAnsi="맑은 고딕" w:cs="맑은 고딕"/>
          <w:lang w:eastAsia="ko-KR"/>
        </w:rPr>
        <w:t xml:space="preserve"> </w:t>
      </w:r>
      <w:r w:rsidR="004F1A07">
        <w:rPr>
          <w:rFonts w:ascii="맑은 고딕" w:eastAsia="맑은 고딕" w:hAnsi="맑은 고딕" w:cs="맑은 고딕" w:hint="eastAsia"/>
          <w:lang w:eastAsia="ko-KR"/>
        </w:rPr>
        <w:t>인공 지능 모델(</w:t>
      </w:r>
      <w:r w:rsidR="004F1A07">
        <w:rPr>
          <w:rFonts w:ascii="맑은 고딕" w:eastAsia="맑은 고딕" w:hAnsi="맑은 고딕" w:cs="맑은 고딕"/>
          <w:lang w:eastAsia="ko-KR"/>
        </w:rPr>
        <w:t>124)</w:t>
      </w:r>
      <w:r w:rsidR="004F1A07">
        <w:rPr>
          <w:rFonts w:ascii="맑은 고딕" w:eastAsia="맑은 고딕" w:hAnsi="맑은 고딕" w:cs="맑은 고딕" w:hint="eastAsia"/>
          <w:lang w:eastAsia="ko-KR"/>
        </w:rPr>
        <w:t>을</w:t>
      </w:r>
      <w:r>
        <w:rPr>
          <w:rFonts w:ascii="맑은 고딕" w:eastAsia="맑은 고딕" w:hAnsi="맑은 고딕" w:cs="맑은 고딕" w:hint="eastAsia"/>
          <w:lang w:eastAsia="ko-KR"/>
        </w:rPr>
        <w:t xml:space="preserve"> 이용하여,</w:t>
      </w:r>
      <w:r>
        <w:rPr>
          <w:rFonts w:ascii="맑은 고딕" w:eastAsia="맑은 고딕" w:hAnsi="맑은 고딕" w:cs="맑은 고딕"/>
          <w:lang w:eastAsia="ko-KR"/>
        </w:rPr>
        <w:t xml:space="preserve"> </w:t>
      </w:r>
      <w:r w:rsidR="004F1A07">
        <w:rPr>
          <w:rFonts w:ascii="맑은 고딕" w:eastAsia="맑은 고딕" w:hAnsi="맑은 고딕" w:cs="맑은 고딕" w:hint="eastAsia"/>
          <w:lang w:eastAsia="ko-KR"/>
        </w:rPr>
        <w:t>사용자 개인 정보(</w:t>
      </w:r>
      <w:r w:rsidR="004F1A07">
        <w:rPr>
          <w:rFonts w:ascii="맑은 고딕" w:eastAsia="맑은 고딕" w:hAnsi="맑은 고딕" w:cs="맑은 고딕"/>
          <w:lang w:eastAsia="ko-KR"/>
        </w:rPr>
        <w:t>210)</w:t>
      </w:r>
      <w:r w:rsidR="004F1A07">
        <w:rPr>
          <w:rFonts w:ascii="맑은 고딕" w:eastAsia="맑은 고딕" w:hAnsi="맑은 고딕" w:cs="맑은 고딕" w:hint="eastAsia"/>
          <w:lang w:eastAsia="ko-KR"/>
        </w:rPr>
        <w:t>와 복수의 후보 식단들(</w:t>
      </w:r>
      <w:r w:rsidR="004F1A07">
        <w:rPr>
          <w:rFonts w:ascii="맑은 고딕" w:eastAsia="맑은 고딕" w:hAnsi="맑은 고딕" w:cs="맑은 고딕"/>
          <w:lang w:eastAsia="ko-KR"/>
        </w:rPr>
        <w:t>111)</w:t>
      </w:r>
      <w:r w:rsidR="004F1A07">
        <w:rPr>
          <w:rFonts w:ascii="맑은 고딕" w:eastAsia="맑은 고딕" w:hAnsi="맑은 고딕" w:cs="맑은 고딕" w:hint="eastAsia"/>
          <w:lang w:eastAsia="ko-KR"/>
        </w:rPr>
        <w:t>에 기초하여 복수의 후보 식단들(</w:t>
      </w:r>
      <w:r w:rsidR="004F1A07">
        <w:rPr>
          <w:rFonts w:ascii="맑은 고딕" w:eastAsia="맑은 고딕" w:hAnsi="맑은 고딕" w:cs="맑은 고딕"/>
          <w:lang w:eastAsia="ko-KR"/>
        </w:rPr>
        <w:t xml:space="preserve">111) </w:t>
      </w:r>
      <w:r w:rsidR="004F1A07">
        <w:rPr>
          <w:rFonts w:ascii="맑은 고딕" w:eastAsia="맑은 고딕" w:hAnsi="맑은 고딕" w:cs="맑은 고딕" w:hint="eastAsia"/>
          <w:lang w:eastAsia="ko-KR"/>
        </w:rPr>
        <w:t>각각에 대한 사용자의 선호도를 나타내는 복수의 선호도 평가 점수들을 획득</w:t>
      </w:r>
      <w:r w:rsidR="00974D39">
        <w:rPr>
          <w:rFonts w:ascii="맑은 고딕" w:eastAsia="맑은 고딕" w:hAnsi="맑은 고딕" w:cs="맑은 고딕" w:hint="eastAsia"/>
          <w:lang w:eastAsia="ko-KR"/>
        </w:rPr>
        <w:t>할 수 있다.</w:t>
      </w:r>
    </w:p>
    <w:p w14:paraId="0CA87F0B" w14:textId="7E30B5B9" w:rsidR="00974D39" w:rsidRDefault="00974D39" w:rsidP="00974D3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w:t>
      </w:r>
      <w:r w:rsidR="00B766DD">
        <w:rPr>
          <w:rFonts w:ascii="맑은 고딕" w:eastAsia="맑은 고딕" w:hAnsi="맑은 고딕" w:cs="맑은 고딕"/>
          <w:lang w:eastAsia="ko-KR"/>
        </w:rPr>
        <w:t>330</w:t>
      </w:r>
      <w:r>
        <w:rPr>
          <w:rFonts w:ascii="맑은 고딕" w:eastAsia="맑은 고딕" w:hAnsi="맑은 고딕" w:cs="맑은 고딕" w:hint="eastAsia"/>
          <w:lang w:eastAsia="ko-KR"/>
        </w:rPr>
        <w:t xml:space="preserve">에 대하여는 도 </w:t>
      </w:r>
      <w:r w:rsidR="00B766DD">
        <w:rPr>
          <w:rFonts w:ascii="맑은 고딕" w:eastAsia="맑은 고딕" w:hAnsi="맑은 고딕" w:cs="맑은 고딕"/>
          <w:lang w:eastAsia="ko-KR"/>
        </w:rPr>
        <w:t xml:space="preserve">7 </w:t>
      </w:r>
      <w:r w:rsidR="00B766DD">
        <w:rPr>
          <w:rFonts w:ascii="맑은 고딕" w:eastAsia="맑은 고딕" w:hAnsi="맑은 고딕" w:cs="맑은 고딕" w:hint="eastAsia"/>
          <w:lang w:eastAsia="ko-KR"/>
        </w:rPr>
        <w:t xml:space="preserve">및 도 </w:t>
      </w:r>
      <w:r w:rsidR="00B766DD">
        <w:rPr>
          <w:rFonts w:ascii="맑은 고딕" w:eastAsia="맑은 고딕" w:hAnsi="맑은 고딕" w:cs="맑은 고딕"/>
          <w:lang w:eastAsia="ko-KR"/>
        </w:rPr>
        <w:t>9</w:t>
      </w:r>
      <w:r>
        <w:rPr>
          <w:rFonts w:ascii="맑은 고딕" w:eastAsia="맑은 고딕" w:hAnsi="맑은 고딕" w:cs="맑은 고딕" w:hint="eastAsia"/>
          <w:lang w:eastAsia="ko-KR"/>
        </w:rPr>
        <w:t>에서 후술하도록 한다.</w:t>
      </w:r>
    </w:p>
    <w:p w14:paraId="12A27124" w14:textId="1A2F764E" w:rsidR="00B766DD" w:rsidRDefault="00B766DD" w:rsidP="00B766DD">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의 동작 방법은 </w:t>
      </w:r>
      <w:r w:rsidR="003520D1">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모델(</w:t>
      </w:r>
      <w:r>
        <w:rPr>
          <w:rFonts w:ascii="맑은 고딕" w:eastAsia="맑은 고딕" w:hAnsi="맑은 고딕" w:cs="맑은 고딕"/>
          <w:lang w:eastAsia="ko-KR"/>
        </w:rPr>
        <w:t>12</w:t>
      </w:r>
      <w:r w:rsidR="003520D1">
        <w:rPr>
          <w:rFonts w:ascii="맑은 고딕" w:eastAsia="맑은 고딕" w:hAnsi="맑은 고딕" w:cs="맑은 고딕"/>
          <w:lang w:eastAsia="ko-KR"/>
        </w:rPr>
        <w:t>3</w:t>
      </w:r>
      <w:r>
        <w:rPr>
          <w:rFonts w:ascii="맑은 고딕" w:eastAsia="맑은 고딕" w:hAnsi="맑은 고딕" w:cs="맑은 고딕"/>
          <w:lang w:eastAsia="ko-KR"/>
        </w:rPr>
        <w:t>)</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111)</w:t>
      </w:r>
      <w:r w:rsidR="003520D1">
        <w:rPr>
          <w:rFonts w:ascii="맑은 고딕" w:eastAsia="맑은 고딕" w:hAnsi="맑은 고딕" w:cs="맑은 고딕"/>
          <w:lang w:eastAsia="ko-KR"/>
        </w:rPr>
        <w:t xml:space="preserve"> </w:t>
      </w:r>
      <w:r w:rsidR="003520D1">
        <w:rPr>
          <w:rFonts w:ascii="맑은 고딕" w:eastAsia="맑은 고딕" w:hAnsi="맑은 고딕" w:cs="맑은 고딕" w:hint="eastAsia"/>
          <w:lang w:eastAsia="ko-KR"/>
        </w:rPr>
        <w:t xml:space="preserve">각각에 포함된 복수의 음식 메뉴들 간의 조합도를 나타내는 </w:t>
      </w:r>
      <w:r>
        <w:rPr>
          <w:rFonts w:ascii="맑은 고딕" w:eastAsia="맑은 고딕" w:hAnsi="맑은 고딕" w:cs="맑은 고딕" w:hint="eastAsia"/>
          <w:lang w:eastAsia="ko-KR"/>
        </w:rPr>
        <w:t xml:space="preserve">복수의 </w:t>
      </w:r>
      <w:r w:rsidR="003520D1">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점수들을 획득하는 단계(</w:t>
      </w:r>
      <w:r>
        <w:rPr>
          <w:rFonts w:ascii="맑은 고딕" w:eastAsia="맑은 고딕" w:hAnsi="맑은 고딕" w:cs="맑은 고딕"/>
          <w:lang w:eastAsia="ko-KR"/>
        </w:rPr>
        <w:t>S3</w:t>
      </w:r>
      <w:r w:rsidR="003520D1">
        <w:rPr>
          <w:rFonts w:ascii="맑은 고딕" w:eastAsia="맑은 고딕" w:hAnsi="맑은 고딕" w:cs="맑은 고딕"/>
          <w:lang w:eastAsia="ko-KR"/>
        </w:rPr>
        <w:t>4</w:t>
      </w:r>
      <w:r>
        <w:rPr>
          <w:rFonts w:ascii="맑은 고딕" w:eastAsia="맑은 고딕" w:hAnsi="맑은 고딕" w:cs="맑은 고딕"/>
          <w:lang w:eastAsia="ko-KR"/>
        </w:rPr>
        <w:t>0)</w:t>
      </w:r>
      <w:r>
        <w:rPr>
          <w:rFonts w:ascii="맑은 고딕" w:eastAsia="맑은 고딕" w:hAnsi="맑은 고딕" w:cs="맑은 고딕" w:hint="eastAsia"/>
          <w:lang w:eastAsia="ko-KR"/>
        </w:rPr>
        <w:t>를 포함할 수 있다.</w:t>
      </w:r>
    </w:p>
    <w:p w14:paraId="7CDB1EF5" w14:textId="349FB312" w:rsidR="00B766DD" w:rsidRDefault="00B766DD" w:rsidP="00B766DD">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S3</w:t>
      </w:r>
      <w:r w:rsidR="003520D1">
        <w:rPr>
          <w:rFonts w:ascii="맑은 고딕" w:eastAsia="맑은 고딕" w:hAnsi="맑은 고딕" w:cs="맑은 고딕"/>
          <w:lang w:eastAsia="ko-KR"/>
        </w:rPr>
        <w:t>4</w:t>
      </w:r>
      <w:r>
        <w:rPr>
          <w:rFonts w:ascii="맑은 고딕" w:eastAsia="맑은 고딕" w:hAnsi="맑은 고딕" w:cs="맑은 고딕"/>
          <w:lang w:eastAsia="ko-KR"/>
        </w:rPr>
        <w:t>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3520D1">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모델(</w:t>
      </w:r>
      <w:r>
        <w:rPr>
          <w:rFonts w:ascii="맑은 고딕" w:eastAsia="맑은 고딕" w:hAnsi="맑은 고딕" w:cs="맑은 고딕"/>
          <w:lang w:eastAsia="ko-KR"/>
        </w:rPr>
        <w:t>12</w:t>
      </w:r>
      <w:r w:rsidR="003520D1">
        <w:rPr>
          <w:rFonts w:ascii="맑은 고딕" w:eastAsia="맑은 고딕" w:hAnsi="맑은 고딕" w:cs="맑은 고딕"/>
          <w:lang w:eastAsia="ko-KR"/>
        </w:rPr>
        <w:t>3</w:t>
      </w:r>
      <w:r>
        <w:rPr>
          <w:rFonts w:ascii="맑은 고딕" w:eastAsia="맑은 고딕" w:hAnsi="맑은 고딕" w:cs="맑은 고딕"/>
          <w:lang w:eastAsia="ko-KR"/>
        </w:rPr>
        <w:t>)</w:t>
      </w:r>
      <w:r>
        <w:rPr>
          <w:rFonts w:ascii="맑은 고딕" w:eastAsia="맑은 고딕" w:hAnsi="맑은 고딕" w:cs="맑은 고딕" w:hint="eastAsia"/>
          <w:lang w:eastAsia="ko-KR"/>
        </w:rPr>
        <w:t>에 포함된 제</w:t>
      </w:r>
      <w:r w:rsidR="003520D1">
        <w:rPr>
          <w:rFonts w:ascii="맑은 고딕" w:eastAsia="맑은 고딕" w:hAnsi="맑은 고딕" w:cs="맑은 고딕" w:hint="eastAsia"/>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인공 </w:t>
      </w:r>
      <w:r>
        <w:rPr>
          <w:rFonts w:ascii="맑은 고딕" w:eastAsia="맑은 고딕" w:hAnsi="맑은 고딕" w:cs="맑은 고딕" w:hint="eastAsia"/>
          <w:lang w:eastAsia="ko-KR"/>
        </w:rPr>
        <w:lastRenderedPageBreak/>
        <w:t>지능 모델(</w:t>
      </w:r>
      <w:r>
        <w:rPr>
          <w:rFonts w:ascii="맑은 고딕" w:eastAsia="맑은 고딕" w:hAnsi="맑은 고딕" w:cs="맑은 고딕"/>
          <w:lang w:eastAsia="ko-KR"/>
        </w:rPr>
        <w:t>12</w:t>
      </w:r>
      <w:r w:rsidR="003520D1">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sidR="003520D1">
        <w:rPr>
          <w:rFonts w:ascii="맑은 고딕" w:eastAsia="맑은 고딕" w:hAnsi="맑은 고딕" w:cs="맑은 고딕" w:hint="eastAsia"/>
          <w:lang w:eastAsia="ko-KR"/>
        </w:rPr>
        <w:t>복수의 후보 식단들(</w:t>
      </w:r>
      <w:r w:rsidR="003520D1">
        <w:rPr>
          <w:rFonts w:ascii="맑은 고딕" w:eastAsia="맑은 고딕" w:hAnsi="맑은 고딕" w:cs="맑은 고딕"/>
          <w:lang w:eastAsia="ko-KR"/>
        </w:rPr>
        <w:t xml:space="preserve">111) </w:t>
      </w:r>
      <w:r w:rsidR="003520D1">
        <w:rPr>
          <w:rFonts w:ascii="맑은 고딕" w:eastAsia="맑은 고딕" w:hAnsi="맑은 고딕" w:cs="맑은 고딕" w:hint="eastAsia"/>
          <w:lang w:eastAsia="ko-KR"/>
        </w:rPr>
        <w:t>각각에 포함된 복수의 음식 메뉴들 간의 조합도를 나타내는 복수의 조합 평가 점수들을 획득</w:t>
      </w:r>
      <w:r>
        <w:rPr>
          <w:rFonts w:ascii="맑은 고딕" w:eastAsia="맑은 고딕" w:hAnsi="맑은 고딕" w:cs="맑은 고딕" w:hint="eastAsia"/>
          <w:lang w:eastAsia="ko-KR"/>
        </w:rPr>
        <w:t>할 수 있다.</w:t>
      </w:r>
    </w:p>
    <w:p w14:paraId="7D3F95A3" w14:textId="2CE105BE" w:rsidR="00B766DD" w:rsidRDefault="00B766DD" w:rsidP="00B766DD">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S3</w:t>
      </w:r>
      <w:r w:rsidR="007673A7">
        <w:rPr>
          <w:rFonts w:ascii="맑은 고딕" w:eastAsia="맑은 고딕" w:hAnsi="맑은 고딕" w:cs="맑은 고딕"/>
          <w:lang w:eastAsia="ko-KR"/>
        </w:rPr>
        <w:t>4</w:t>
      </w:r>
      <w:r>
        <w:rPr>
          <w:rFonts w:ascii="맑은 고딕" w:eastAsia="맑은 고딕" w:hAnsi="맑은 고딕" w:cs="맑은 고딕"/>
          <w:lang w:eastAsia="ko-KR"/>
        </w:rPr>
        <w:t>0</w:t>
      </w:r>
      <w:r>
        <w:rPr>
          <w:rFonts w:ascii="맑은 고딕" w:eastAsia="맑은 고딕" w:hAnsi="맑은 고딕" w:cs="맑은 고딕" w:hint="eastAsia"/>
          <w:lang w:eastAsia="ko-KR"/>
        </w:rPr>
        <w:t xml:space="preserve">에 대하여는 도 </w:t>
      </w:r>
      <w:r w:rsidR="007673A7">
        <w:rPr>
          <w:rFonts w:ascii="맑은 고딕" w:eastAsia="맑은 고딕" w:hAnsi="맑은 고딕" w:cs="맑은 고딕"/>
          <w:lang w:eastAsia="ko-KR"/>
        </w:rPr>
        <w:t>8</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및 도 </w:t>
      </w:r>
      <w:r>
        <w:rPr>
          <w:rFonts w:ascii="맑은 고딕" w:eastAsia="맑은 고딕" w:hAnsi="맑은 고딕" w:cs="맑은 고딕"/>
          <w:lang w:eastAsia="ko-KR"/>
        </w:rPr>
        <w:t>9</w:t>
      </w:r>
      <w:r>
        <w:rPr>
          <w:rFonts w:ascii="맑은 고딕" w:eastAsia="맑은 고딕" w:hAnsi="맑은 고딕" w:cs="맑은 고딕" w:hint="eastAsia"/>
          <w:lang w:eastAsia="ko-KR"/>
        </w:rPr>
        <w:t>에서 후술하도록 한다.</w:t>
      </w:r>
    </w:p>
    <w:p w14:paraId="062F9F45" w14:textId="36EBC3B8" w:rsidR="00787235" w:rsidRDefault="00787235" w:rsidP="00B766DD">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111)</w:t>
      </w:r>
      <w:r>
        <w:rPr>
          <w:rFonts w:ascii="맑은 고딕" w:eastAsia="맑은 고딕" w:hAnsi="맑은 고딕" w:cs="맑은 고딕" w:hint="eastAsia"/>
          <w:lang w:eastAsia="ko-KR"/>
        </w:rPr>
        <w:t xml:space="preserve"> 각각에 대하여 복수의 영양 평가 점수들,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선호도 평가 점수들 및 복수의 조합 평가 점수들을 획득하는 동작은 단계 </w:t>
      </w:r>
      <w:r>
        <w:rPr>
          <w:rFonts w:ascii="맑은 고딕" w:eastAsia="맑은 고딕" w:hAnsi="맑은 고딕" w:cs="맑은 고딕"/>
          <w:lang w:eastAsia="ko-KR"/>
        </w:rPr>
        <w:t>S300</w:t>
      </w:r>
      <w:r>
        <w:rPr>
          <w:rFonts w:ascii="맑은 고딕" w:eastAsia="맑은 고딕" w:hAnsi="맑은 고딕" w:cs="맑은 고딕" w:hint="eastAsia"/>
          <w:lang w:eastAsia="ko-KR"/>
        </w:rPr>
        <w:t>에서 수행될 수 있다.</w:t>
      </w:r>
      <w:r w:rsidR="00C54D76">
        <w:rPr>
          <w:rFonts w:ascii="맑은 고딕" w:eastAsia="맑은 고딕" w:hAnsi="맑은 고딕" w:cs="맑은 고딕"/>
          <w:lang w:eastAsia="ko-KR"/>
        </w:rPr>
        <w:t xml:space="preserve"> </w:t>
      </w:r>
      <w:r w:rsidR="00C54D76">
        <w:rPr>
          <w:rFonts w:ascii="맑은 고딕" w:eastAsia="맑은 고딕" w:hAnsi="맑은 고딕" w:cs="맑은 고딕" w:hint="eastAsia"/>
          <w:lang w:eastAsia="ko-KR"/>
        </w:rPr>
        <w:t xml:space="preserve">단계 </w:t>
      </w:r>
      <w:r w:rsidR="00C54D76">
        <w:rPr>
          <w:rFonts w:ascii="맑은 고딕" w:eastAsia="맑은 고딕" w:hAnsi="맑은 고딕" w:cs="맑은 고딕"/>
          <w:lang w:eastAsia="ko-KR"/>
        </w:rPr>
        <w:t>S300</w:t>
      </w:r>
      <w:r w:rsidR="00C54D76">
        <w:rPr>
          <w:rFonts w:ascii="맑은 고딕" w:eastAsia="맑은 고딕" w:hAnsi="맑은 고딕" w:cs="맑은 고딕" w:hint="eastAsia"/>
          <w:lang w:eastAsia="ko-KR"/>
        </w:rPr>
        <w:t xml:space="preserve">는 단계 </w:t>
      </w:r>
      <w:r w:rsidR="00C54D76">
        <w:rPr>
          <w:rFonts w:ascii="맑은 고딕" w:eastAsia="맑은 고딕" w:hAnsi="맑은 고딕" w:cs="맑은 고딕"/>
          <w:lang w:eastAsia="ko-KR"/>
        </w:rPr>
        <w:t xml:space="preserve">S310, </w:t>
      </w:r>
      <w:r w:rsidR="00C54D76">
        <w:rPr>
          <w:rFonts w:ascii="맑은 고딕" w:eastAsia="맑은 고딕" w:hAnsi="맑은 고딕" w:cs="맑은 고딕" w:hint="eastAsia"/>
          <w:lang w:eastAsia="ko-KR"/>
        </w:rPr>
        <w:t xml:space="preserve">단계 </w:t>
      </w:r>
      <w:r w:rsidR="00C54D76">
        <w:rPr>
          <w:rFonts w:ascii="맑은 고딕" w:eastAsia="맑은 고딕" w:hAnsi="맑은 고딕" w:cs="맑은 고딕"/>
          <w:lang w:eastAsia="ko-KR"/>
        </w:rPr>
        <w:t xml:space="preserve">S320, </w:t>
      </w:r>
      <w:r w:rsidR="00C54D76">
        <w:rPr>
          <w:rFonts w:ascii="맑은 고딕" w:eastAsia="맑은 고딕" w:hAnsi="맑은 고딕" w:cs="맑은 고딕" w:hint="eastAsia"/>
          <w:lang w:eastAsia="ko-KR"/>
        </w:rPr>
        <w:t xml:space="preserve">단계 </w:t>
      </w:r>
      <w:r w:rsidR="00C54D76">
        <w:rPr>
          <w:rFonts w:ascii="맑은 고딕" w:eastAsia="맑은 고딕" w:hAnsi="맑은 고딕" w:cs="맑은 고딕"/>
          <w:lang w:eastAsia="ko-KR"/>
        </w:rPr>
        <w:t xml:space="preserve">S330 </w:t>
      </w:r>
      <w:r w:rsidR="00C54D76">
        <w:rPr>
          <w:rFonts w:ascii="맑은 고딕" w:eastAsia="맑은 고딕" w:hAnsi="맑은 고딕" w:cs="맑은 고딕" w:hint="eastAsia"/>
          <w:lang w:eastAsia="ko-KR"/>
        </w:rPr>
        <w:t xml:space="preserve">및 단계 </w:t>
      </w:r>
      <w:r w:rsidR="00C54D76">
        <w:rPr>
          <w:rFonts w:ascii="맑은 고딕" w:eastAsia="맑은 고딕" w:hAnsi="맑은 고딕" w:cs="맑은 고딕"/>
          <w:lang w:eastAsia="ko-KR"/>
        </w:rPr>
        <w:t>S340</w:t>
      </w:r>
      <w:r w:rsidR="00C54D76">
        <w:rPr>
          <w:rFonts w:ascii="맑은 고딕" w:eastAsia="맑은 고딕" w:hAnsi="맑은 고딕" w:cs="맑은 고딕" w:hint="eastAsia"/>
          <w:lang w:eastAsia="ko-KR"/>
        </w:rPr>
        <w:t>를 포함할 수 있다.</w:t>
      </w:r>
    </w:p>
    <w:p w14:paraId="42E5BBB4" w14:textId="7A478BE2" w:rsidR="009952A7" w:rsidRDefault="004137F7" w:rsidP="00513C5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3</w:t>
      </w:r>
      <w:r>
        <w:rPr>
          <w:rFonts w:ascii="맑은 고딕" w:eastAsia="맑은 고딕" w:hAnsi="맑은 고딕" w:cs="맑은 고딕" w:hint="eastAsia"/>
          <w:lang w:eastAsia="ko-KR"/>
        </w:rPr>
        <w:t>에는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S310,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S320,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S330 </w:t>
      </w:r>
      <w:r>
        <w:rPr>
          <w:rFonts w:ascii="맑은 고딕" w:eastAsia="맑은 고딕" w:hAnsi="맑은 고딕" w:cs="맑은 고딕" w:hint="eastAsia"/>
          <w:lang w:eastAsia="ko-KR"/>
        </w:rPr>
        <w:t xml:space="preserve">및 단계 </w:t>
      </w:r>
      <w:r>
        <w:rPr>
          <w:rFonts w:ascii="맑은 고딕" w:eastAsia="맑은 고딕" w:hAnsi="맑은 고딕" w:cs="맑은 고딕"/>
          <w:lang w:eastAsia="ko-KR"/>
        </w:rPr>
        <w:t>S340</w:t>
      </w:r>
      <w:r>
        <w:rPr>
          <w:rFonts w:ascii="맑은 고딕" w:eastAsia="맑은 고딕" w:hAnsi="맑은 고딕" w:cs="맑은 고딕" w:hint="eastAsia"/>
          <w:lang w:eastAsia="ko-KR"/>
        </w:rPr>
        <w:t>은 서로 구분되는 단계로 도시되어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다만 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S310,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S320,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S330 </w:t>
      </w:r>
      <w:r>
        <w:rPr>
          <w:rFonts w:ascii="맑은 고딕" w:eastAsia="맑은 고딕" w:hAnsi="맑은 고딕" w:cs="맑은 고딕" w:hint="eastAsia"/>
          <w:lang w:eastAsia="ko-KR"/>
        </w:rPr>
        <w:t xml:space="preserve">및 단계 </w:t>
      </w:r>
      <w:r>
        <w:rPr>
          <w:rFonts w:ascii="맑은 고딕" w:eastAsia="맑은 고딕" w:hAnsi="맑은 고딕" w:cs="맑은 고딕"/>
          <w:lang w:eastAsia="ko-KR"/>
        </w:rPr>
        <w:t>S340</w:t>
      </w:r>
      <w:r>
        <w:rPr>
          <w:rFonts w:ascii="맑은 고딕" w:eastAsia="맑은 고딕" w:hAnsi="맑은 고딕" w:cs="맑은 고딕" w:hint="eastAsia"/>
          <w:lang w:eastAsia="ko-KR"/>
        </w:rPr>
        <w:t xml:space="preserve">에서의 동작은 단계 </w:t>
      </w:r>
      <w:r>
        <w:rPr>
          <w:rFonts w:ascii="맑은 고딕" w:eastAsia="맑은 고딕" w:hAnsi="맑은 고딕" w:cs="맑은 고딕"/>
          <w:lang w:eastAsia="ko-KR"/>
        </w:rPr>
        <w:t>S300</w:t>
      </w:r>
      <w:r>
        <w:rPr>
          <w:rFonts w:ascii="맑은 고딕" w:eastAsia="맑은 고딕" w:hAnsi="맑은 고딕" w:cs="맑은 고딕" w:hint="eastAsia"/>
          <w:lang w:eastAsia="ko-KR"/>
        </w:rPr>
        <w:t>에서 모두 수행될 수 있다.</w:t>
      </w:r>
    </w:p>
    <w:p w14:paraId="25CE6267" w14:textId="79A1C249" w:rsidR="00FB47DC" w:rsidRDefault="00FB47DC" w:rsidP="00513C59">
      <w:pPr>
        <w:widowControl w:val="0"/>
        <w:spacing w:line="360" w:lineRule="auto"/>
        <w:ind w:firstLine="800"/>
        <w:jc w:val="both"/>
        <w:rPr>
          <w:rFonts w:ascii="맑은 고딕" w:eastAsia="맑은 고딕" w:hAnsi="맑은 고딕" w:cs="맑은 고딕"/>
          <w:lang w:eastAsia="ko-KR"/>
        </w:rPr>
      </w:pPr>
    </w:p>
    <w:p w14:paraId="29EFB5F4" w14:textId="686BCE21" w:rsidR="00FB47DC" w:rsidRDefault="00FB47DC" w:rsidP="00FB47DC">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Pr>
          <w:rFonts w:ascii="맑은 고딕" w:eastAsia="맑은 고딕" w:hAnsi="맑은 고딕" w:cs="맑은 고딕"/>
          <w:highlight w:val="yellow"/>
          <w:lang w:eastAsia="ko-KR"/>
        </w:rPr>
        <w:t xml:space="preserve">4, </w:t>
      </w:r>
      <w:r w:rsidRPr="00114886">
        <w:rPr>
          <w:rFonts w:ascii="맑은 고딕" w:eastAsia="맑은 고딕" w:hAnsi="맑은 고딕" w:cs="맑은 고딕" w:hint="eastAsia"/>
          <w:highlight w:val="yellow"/>
          <w:lang w:eastAsia="ko-KR"/>
        </w:rPr>
        <w:t xml:space="preserve">도 </w:t>
      </w:r>
      <w:r>
        <w:rPr>
          <w:rFonts w:ascii="맑은 고딕" w:eastAsia="맑은 고딕" w:hAnsi="맑은 고딕" w:cs="맑은 고딕"/>
          <w:highlight w:val="yellow"/>
          <w:lang w:eastAsia="ko-KR"/>
        </w:rPr>
        <w:t>5</w:t>
      </w:r>
      <w:r w:rsidRPr="00114886">
        <w:rPr>
          <w:rFonts w:ascii="맑은 고딕" w:eastAsia="맑은 고딕" w:hAnsi="맑은 고딕" w:cs="맑은 고딕"/>
          <w:highlight w:val="yellow"/>
          <w:lang w:eastAsia="ko-KR"/>
        </w:rPr>
        <w:t>&gt;</w:t>
      </w:r>
    </w:p>
    <w:p w14:paraId="77B7CDE0" w14:textId="5B84F71A" w:rsidR="00DE7327" w:rsidRDefault="00FB47DC"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w:t>
      </w:r>
      <w:r>
        <w:rPr>
          <w:rFonts w:ascii="맑은 고딕" w:eastAsia="맑은 고딕" w:hAnsi="맑은 고딕" w:cs="맑은 고딕"/>
          <w:lang w:eastAsia="ko-KR"/>
        </w:rPr>
        <w:t>4</w:t>
      </w:r>
      <w:r w:rsidRPr="00C30DE1">
        <w:rPr>
          <w:rFonts w:ascii="맑은 고딕" w:eastAsia="맑은 고딕" w:hAnsi="맑은 고딕" w:cs="맑은 고딕"/>
          <w:lang w:eastAsia="ko-KR"/>
        </w:rPr>
        <w:t xml:space="preserve">는 본 발명의 실시예들에 따른 </w:t>
      </w:r>
      <w:r>
        <w:rPr>
          <w:rFonts w:ascii="맑은 고딕" w:eastAsia="맑은 고딕" w:hAnsi="맑은 고딕" w:cs="맑은 고딕" w:hint="eastAsia"/>
          <w:lang w:eastAsia="ko-KR"/>
        </w:rPr>
        <w:t>사용자 인터페이스를 통하여 선택된 선호 식사 유형에 대응되는 복수의 후보 음식 메뉴들 중 복수의 음식 메뉴들을 선택하여 후보 식단을 획득하는 동작을 설명하기 위한 순서도이다.</w:t>
      </w:r>
      <w:r>
        <w:rPr>
          <w:rFonts w:ascii="맑은 고딕" w:eastAsia="맑은 고딕" w:hAnsi="맑은 고딕" w:cs="맑은 고딕"/>
          <w:lang w:eastAsia="ko-KR"/>
        </w:rPr>
        <w:t xml:space="preserve"> </w:t>
      </w:r>
      <w:r w:rsidR="00DE7327" w:rsidRPr="00C30DE1">
        <w:rPr>
          <w:rFonts w:ascii="맑은 고딕" w:eastAsia="맑은 고딕" w:hAnsi="맑은 고딕" w:cs="맑은 고딕"/>
          <w:lang w:eastAsia="ko-KR"/>
        </w:rPr>
        <w:t xml:space="preserve">도 </w:t>
      </w:r>
      <w:r>
        <w:rPr>
          <w:rFonts w:ascii="맑은 고딕" w:eastAsia="맑은 고딕" w:hAnsi="맑은 고딕" w:cs="맑은 고딕"/>
          <w:lang w:eastAsia="ko-KR"/>
        </w:rPr>
        <w:t>5</w:t>
      </w:r>
      <w:r w:rsidR="00DE7327" w:rsidRPr="00C30DE1">
        <w:rPr>
          <w:rFonts w:ascii="맑은 고딕" w:eastAsia="맑은 고딕" w:hAnsi="맑은 고딕" w:cs="맑은 고딕"/>
          <w:lang w:eastAsia="ko-KR"/>
        </w:rPr>
        <w:t xml:space="preserve">는 본 발명의 실시예들에 따른 </w:t>
      </w:r>
      <w:r w:rsidR="00DE7327">
        <w:rPr>
          <w:rFonts w:ascii="맑은 고딕" w:eastAsia="맑은 고딕" w:hAnsi="맑은 고딕" w:cs="맑은 고딕" w:hint="eastAsia"/>
          <w:lang w:eastAsia="ko-KR"/>
        </w:rPr>
        <w:t>복수의 후보 식사 유형들 중 어느 하나의 식사 유형을 선택할 수 있는 사용자 인터페이스를 설명하기 위한 도면이다.</w:t>
      </w:r>
      <w:r w:rsidR="00537606">
        <w:rPr>
          <w:rFonts w:ascii="맑은 고딕" w:eastAsia="맑은 고딕" w:hAnsi="맑은 고딕" w:cs="맑은 고딕"/>
          <w:lang w:eastAsia="ko-KR"/>
        </w:rPr>
        <w:t xml:space="preserve"> </w:t>
      </w:r>
      <w:r w:rsidR="00537606">
        <w:rPr>
          <w:rFonts w:ascii="맑은 고딕" w:eastAsia="맑은 고딕" w:hAnsi="맑은 고딕" w:cs="맑은 고딕" w:hint="eastAsia"/>
          <w:lang w:eastAsia="ko-KR"/>
        </w:rPr>
        <w:t>이하,</w:t>
      </w:r>
      <w:r w:rsidR="00537606">
        <w:rPr>
          <w:rFonts w:ascii="맑은 고딕" w:eastAsia="맑은 고딕" w:hAnsi="맑은 고딕" w:cs="맑은 고딕"/>
          <w:lang w:eastAsia="ko-KR"/>
        </w:rPr>
        <w:t xml:space="preserve"> </w:t>
      </w:r>
      <w:r w:rsidR="00537606">
        <w:rPr>
          <w:rFonts w:ascii="맑은 고딕" w:eastAsia="맑은 고딕" w:hAnsi="맑은 고딕" w:cs="맑은 고딕" w:hint="eastAsia"/>
          <w:lang w:eastAsia="ko-KR"/>
        </w:rPr>
        <w:t xml:space="preserve">도 </w:t>
      </w:r>
      <w:r w:rsidR="00537606">
        <w:rPr>
          <w:rFonts w:ascii="맑은 고딕" w:eastAsia="맑은 고딕" w:hAnsi="맑은 고딕" w:cs="맑은 고딕"/>
          <w:lang w:eastAsia="ko-KR"/>
        </w:rPr>
        <w:t>3</w:t>
      </w:r>
      <w:r w:rsidR="00537606">
        <w:rPr>
          <w:rFonts w:ascii="맑은 고딕" w:eastAsia="맑은 고딕" w:hAnsi="맑은 고딕" w:cs="맑은 고딕" w:hint="eastAsia"/>
          <w:lang w:eastAsia="ko-KR"/>
        </w:rPr>
        <w:t>에서 설명한 단계와 동일한 단계에 대하여는 동일한 도면 부호를 부여하고,</w:t>
      </w:r>
      <w:r w:rsidR="00537606">
        <w:rPr>
          <w:rFonts w:ascii="맑은 고딕" w:eastAsia="맑은 고딕" w:hAnsi="맑은 고딕" w:cs="맑은 고딕"/>
          <w:lang w:eastAsia="ko-KR"/>
        </w:rPr>
        <w:t xml:space="preserve"> </w:t>
      </w:r>
      <w:r w:rsidR="00537606">
        <w:rPr>
          <w:rFonts w:ascii="맑은 고딕" w:eastAsia="맑은 고딕" w:hAnsi="맑은 고딕" w:cs="맑은 고딕" w:hint="eastAsia"/>
          <w:lang w:eastAsia="ko-KR"/>
        </w:rPr>
        <w:t>중복되는 설명은 생략하도록 한다.</w:t>
      </w:r>
    </w:p>
    <w:p w14:paraId="17088633" w14:textId="6E8C381D" w:rsidR="00537606" w:rsidRDefault="00537606"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1,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4 </w:t>
      </w:r>
      <w:r>
        <w:rPr>
          <w:rFonts w:ascii="맑은 고딕" w:eastAsia="맑은 고딕" w:hAnsi="맑은 고딕" w:cs="맑은 고딕" w:hint="eastAsia"/>
          <w:lang w:eastAsia="ko-KR"/>
        </w:rPr>
        <w:t xml:space="preserve">및 도 </w:t>
      </w:r>
      <w:r>
        <w:rPr>
          <w:rFonts w:ascii="맑은 고딕" w:eastAsia="맑은 고딕" w:hAnsi="맑은 고딕" w:cs="맑은 고딕"/>
          <w:lang w:eastAsia="ko-KR"/>
        </w:rPr>
        <w:t>5</w:t>
      </w:r>
      <w:r>
        <w:rPr>
          <w:rFonts w:ascii="맑은 고딕" w:eastAsia="맑은 고딕" w:hAnsi="맑은 고딕" w:cs="맑은 고딕" w:hint="eastAsia"/>
          <w:lang w:eastAsia="ko-KR"/>
        </w:rPr>
        <w:t>를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을 획득하는 단계(</w:t>
      </w:r>
      <w:r>
        <w:rPr>
          <w:rFonts w:ascii="맑은 고딕" w:eastAsia="맑은 고딕" w:hAnsi="맑은 고딕" w:cs="맑은 고딕"/>
          <w:lang w:eastAsia="ko-KR"/>
        </w:rPr>
        <w:t>S100)</w:t>
      </w:r>
      <w:r>
        <w:rPr>
          <w:rFonts w:ascii="맑은 고딕" w:eastAsia="맑은 고딕" w:hAnsi="맑은 고딕" w:cs="맑은 고딕" w:hint="eastAsia"/>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식사 유형들</w:t>
      </w:r>
      <w:r>
        <w:rPr>
          <w:rFonts w:ascii="맑은 고딕" w:eastAsia="맑은 고딕" w:hAnsi="맑은 고딕" w:cs="맑은 고딕"/>
          <w:lang w:eastAsia="ko-KR"/>
        </w:rPr>
        <w:t>(510</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중 어느 하나의 </w:t>
      </w:r>
      <w:r>
        <w:rPr>
          <w:rFonts w:ascii="맑은 고딕" w:eastAsia="맑은 고딕" w:hAnsi="맑은 고딕" w:cs="맑은 고딕" w:hint="eastAsia"/>
          <w:lang w:eastAsia="ko-KR"/>
        </w:rPr>
        <w:lastRenderedPageBreak/>
        <w:t>식사 유형을 선택할 수 있는 사용자 인터페이스(</w:t>
      </w:r>
      <w:r>
        <w:rPr>
          <w:rFonts w:ascii="맑은 고딕" w:eastAsia="맑은 고딕" w:hAnsi="맑은 고딕" w:cs="맑은 고딕"/>
          <w:lang w:eastAsia="ko-KR"/>
        </w:rPr>
        <w:t>500)</w:t>
      </w:r>
      <w:r>
        <w:rPr>
          <w:rFonts w:ascii="맑은 고딕" w:eastAsia="맑은 고딕" w:hAnsi="맑은 고딕" w:cs="맑은 고딕" w:hint="eastAsia"/>
          <w:lang w:eastAsia="ko-KR"/>
        </w:rPr>
        <w:t>를 제공하는 단계(</w:t>
      </w:r>
      <w:r>
        <w:rPr>
          <w:rFonts w:ascii="맑은 고딕" w:eastAsia="맑은 고딕" w:hAnsi="맑은 고딕" w:cs="맑은 고딕"/>
          <w:lang w:eastAsia="ko-KR"/>
        </w:rPr>
        <w:t>S110)</w:t>
      </w:r>
      <w:r>
        <w:rPr>
          <w:rFonts w:ascii="맑은 고딕" w:eastAsia="맑은 고딕" w:hAnsi="맑은 고딕" w:cs="맑은 고딕" w:hint="eastAsia"/>
          <w:lang w:eastAsia="ko-KR"/>
        </w:rPr>
        <w:t>를 포함할 수 있다.</w:t>
      </w:r>
    </w:p>
    <w:p w14:paraId="3E8A1914" w14:textId="304B832F" w:rsidR="00537606" w:rsidRDefault="00537606"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S110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디스플레이(</w:t>
      </w:r>
      <w:r>
        <w:rPr>
          <w:rFonts w:ascii="맑은 고딕" w:eastAsia="맑은 고딕" w:hAnsi="맑은 고딕" w:cs="맑은 고딕"/>
          <w:lang w:eastAsia="ko-KR"/>
        </w:rPr>
        <w:t>170)</w:t>
      </w:r>
      <w:r>
        <w:rPr>
          <w:rFonts w:ascii="맑은 고딕" w:eastAsia="맑은 고딕" w:hAnsi="맑은 고딕" w:cs="맑은 고딕" w:hint="eastAsia"/>
          <w:lang w:eastAsia="ko-KR"/>
        </w:rPr>
        <w:t>를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식사 유형들</w:t>
      </w:r>
      <w:r>
        <w:rPr>
          <w:rFonts w:ascii="맑은 고딕" w:eastAsia="맑은 고딕" w:hAnsi="맑은 고딕" w:cs="맑은 고딕"/>
          <w:lang w:eastAsia="ko-KR"/>
        </w:rPr>
        <w:t>(510</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중 어느 하나의 식사 유형을 선택할 수 있는 사용자 인터페이스(</w:t>
      </w:r>
      <w:r>
        <w:rPr>
          <w:rFonts w:ascii="맑은 고딕" w:eastAsia="맑은 고딕" w:hAnsi="맑은 고딕" w:cs="맑은 고딕"/>
          <w:lang w:eastAsia="ko-KR"/>
        </w:rPr>
        <w:t>500)</w:t>
      </w:r>
      <w:r>
        <w:rPr>
          <w:rFonts w:ascii="맑은 고딕" w:eastAsia="맑은 고딕" w:hAnsi="맑은 고딕" w:cs="맑은 고딕" w:hint="eastAsia"/>
          <w:lang w:eastAsia="ko-KR"/>
        </w:rPr>
        <w:t>를 제공할 수 있다.</w:t>
      </w:r>
    </w:p>
    <w:p w14:paraId="346B482A" w14:textId="6BF5DFE1" w:rsidR="0094468F" w:rsidRDefault="0094468F"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sidR="002921E2">
        <w:rPr>
          <w:rFonts w:ascii="맑은 고딕" w:eastAsia="맑은 고딕" w:hAnsi="맑은 고딕" w:cs="맑은 고딕"/>
          <w:lang w:eastAsia="ko-KR"/>
        </w:rPr>
        <w:t>5</w:t>
      </w:r>
      <w:r>
        <w:rPr>
          <w:rFonts w:ascii="맑은 고딕" w:eastAsia="맑은 고딕" w:hAnsi="맑은 고딕" w:cs="맑은 고딕" w:hint="eastAsia"/>
          <w:lang w:eastAsia="ko-KR"/>
        </w:rPr>
        <w:t>를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도 </w:t>
      </w:r>
      <w:r w:rsidR="002921E2">
        <w:rPr>
          <w:rFonts w:ascii="맑은 고딕" w:eastAsia="맑은 고딕" w:hAnsi="맑은 고딕" w:cs="맑은 고딕"/>
          <w:lang w:eastAsia="ko-KR"/>
        </w:rPr>
        <w:t>5</w:t>
      </w:r>
      <w:r>
        <w:rPr>
          <w:rFonts w:ascii="맑은 고딕" w:eastAsia="맑은 고딕" w:hAnsi="맑은 고딕" w:cs="맑은 고딕" w:hint="eastAsia"/>
          <w:lang w:eastAsia="ko-KR"/>
        </w:rPr>
        <w:t>에는 디스플레이(</w:t>
      </w:r>
      <w:r>
        <w:rPr>
          <w:rFonts w:ascii="맑은 고딕" w:eastAsia="맑은 고딕" w:hAnsi="맑은 고딕" w:cs="맑은 고딕"/>
          <w:lang w:eastAsia="ko-KR"/>
        </w:rPr>
        <w:t>170)</w:t>
      </w:r>
      <w:r>
        <w:rPr>
          <w:rFonts w:ascii="맑은 고딕" w:eastAsia="맑은 고딕" w:hAnsi="맑은 고딕" w:cs="맑은 고딕" w:hint="eastAsia"/>
          <w:lang w:eastAsia="ko-KR"/>
        </w:rPr>
        <w:t>를 통하여 표시되는 사용자 인터페이스(</w:t>
      </w:r>
      <w:r w:rsidR="002921E2">
        <w:rPr>
          <w:rFonts w:ascii="맑은 고딕" w:eastAsia="맑은 고딕" w:hAnsi="맑은 고딕" w:cs="맑은 고딕"/>
          <w:lang w:eastAsia="ko-KR"/>
        </w:rPr>
        <w:t>5</w:t>
      </w:r>
      <w:r>
        <w:rPr>
          <w:rFonts w:ascii="맑은 고딕" w:eastAsia="맑은 고딕" w:hAnsi="맑은 고딕" w:cs="맑은 고딕"/>
          <w:lang w:eastAsia="ko-KR"/>
        </w:rPr>
        <w:t>00)</w:t>
      </w:r>
      <w:r>
        <w:rPr>
          <w:rFonts w:ascii="맑은 고딕" w:eastAsia="맑은 고딕" w:hAnsi="맑은 고딕" w:cs="맑은 고딕" w:hint="eastAsia"/>
          <w:lang w:eastAsia="ko-KR"/>
        </w:rPr>
        <w:t>가 도시되어 있다</w:t>
      </w:r>
      <w:r>
        <w:rPr>
          <w:rFonts w:ascii="맑은 고딕" w:eastAsia="맑은 고딕" w:hAnsi="맑은 고딕" w:cs="맑은 고딕"/>
          <w:lang w:eastAsia="ko-KR"/>
        </w:rPr>
        <w:t>.</w:t>
      </w:r>
    </w:p>
    <w:p w14:paraId="1A3F3AC0" w14:textId="47A08B5B" w:rsidR="0094468F" w:rsidRDefault="0094468F"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인터페이스(</w:t>
      </w:r>
      <w:r w:rsidR="002921E2">
        <w:rPr>
          <w:rFonts w:ascii="맑은 고딕" w:eastAsia="맑은 고딕" w:hAnsi="맑은 고딕" w:cs="맑은 고딕"/>
          <w:lang w:eastAsia="ko-KR"/>
        </w:rPr>
        <w:t>5</w:t>
      </w:r>
      <w:r>
        <w:rPr>
          <w:rFonts w:ascii="맑은 고딕" w:eastAsia="맑은 고딕" w:hAnsi="맑은 고딕" w:cs="맑은 고딕"/>
          <w:lang w:eastAsia="ko-KR"/>
        </w:rPr>
        <w:t>00)</w:t>
      </w:r>
      <w:r>
        <w:rPr>
          <w:rFonts w:ascii="맑은 고딕" w:eastAsia="맑은 고딕" w:hAnsi="맑은 고딕" w:cs="맑은 고딕" w:hint="eastAsia"/>
          <w:lang w:eastAsia="ko-KR"/>
        </w:rPr>
        <w:t>에는 복수의 후보 식사 유형들(</w:t>
      </w:r>
      <w:r w:rsidR="002921E2">
        <w:rPr>
          <w:rFonts w:ascii="맑은 고딕" w:eastAsia="맑은 고딕" w:hAnsi="맑은 고딕" w:cs="맑은 고딕"/>
          <w:lang w:eastAsia="ko-KR"/>
        </w:rPr>
        <w:t>5</w:t>
      </w:r>
      <w:r>
        <w:rPr>
          <w:rFonts w:ascii="맑은 고딕" w:eastAsia="맑은 고딕" w:hAnsi="맑은 고딕" w:cs="맑은 고딕"/>
          <w:lang w:eastAsia="ko-KR"/>
        </w:rPr>
        <w:t>10</w:t>
      </w:r>
      <w:r>
        <w:rPr>
          <w:rFonts w:ascii="맑은 고딕" w:eastAsia="맑은 고딕" w:hAnsi="맑은 고딕" w:cs="맑은 고딕" w:hint="eastAsia"/>
          <w:lang w:eastAsia="ko-KR"/>
        </w:rPr>
        <w:t>)이 포함될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식사 유형들(</w:t>
      </w:r>
      <w:r w:rsidR="002921E2">
        <w:rPr>
          <w:rFonts w:ascii="맑은 고딕" w:eastAsia="맑은 고딕" w:hAnsi="맑은 고딕" w:cs="맑은 고딕"/>
          <w:lang w:eastAsia="ko-KR"/>
        </w:rPr>
        <w:t>5</w:t>
      </w:r>
      <w:r>
        <w:rPr>
          <w:rFonts w:ascii="맑은 고딕" w:eastAsia="맑은 고딕" w:hAnsi="맑은 고딕" w:cs="맑은 고딕"/>
          <w:lang w:eastAsia="ko-KR"/>
        </w:rPr>
        <w:t>10)</w:t>
      </w:r>
      <w:r>
        <w:rPr>
          <w:rFonts w:ascii="맑은 고딕" w:eastAsia="맑은 고딕" w:hAnsi="맑은 고딕" w:cs="맑은 고딕" w:hint="eastAsia"/>
          <w:lang w:eastAsia="ko-KR"/>
        </w:rPr>
        <w:t xml:space="preserve">은 식사 </w:t>
      </w:r>
      <w:r>
        <w:rPr>
          <w:rFonts w:ascii="맑은 고딕" w:eastAsia="맑은 고딕" w:hAnsi="맑은 고딕" w:cs="맑은 고딕"/>
          <w:lang w:eastAsia="ko-KR"/>
        </w:rPr>
        <w:t>A</w:t>
      </w:r>
      <w:r>
        <w:rPr>
          <w:rFonts w:ascii="맑은 고딕" w:eastAsia="맑은 고딕" w:hAnsi="맑은 고딕" w:cs="맑은 고딕" w:hint="eastAsia"/>
          <w:lang w:eastAsia="ko-KR"/>
        </w:rPr>
        <w:t>유형,</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식사 </w:t>
      </w:r>
      <w:r>
        <w:rPr>
          <w:rFonts w:ascii="맑은 고딕" w:eastAsia="맑은 고딕" w:hAnsi="맑은 고딕" w:cs="맑은 고딕"/>
          <w:lang w:eastAsia="ko-KR"/>
        </w:rPr>
        <w:t>B</w:t>
      </w:r>
      <w:r>
        <w:rPr>
          <w:rFonts w:ascii="맑은 고딕" w:eastAsia="맑은 고딕" w:hAnsi="맑은 고딕" w:cs="맑은 고딕" w:hint="eastAsia"/>
          <w:lang w:eastAsia="ko-KR"/>
        </w:rPr>
        <w:t>유형,</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식사 </w:t>
      </w:r>
      <w:r>
        <w:rPr>
          <w:rFonts w:ascii="맑은 고딕" w:eastAsia="맑은 고딕" w:hAnsi="맑은 고딕" w:cs="맑은 고딕"/>
          <w:lang w:eastAsia="ko-KR"/>
        </w:rPr>
        <w:t xml:space="preserve">C </w:t>
      </w:r>
      <w:r>
        <w:rPr>
          <w:rFonts w:ascii="맑은 고딕" w:eastAsia="맑은 고딕" w:hAnsi="맑은 고딕" w:cs="맑은 고딕" w:hint="eastAsia"/>
          <w:lang w:eastAsia="ko-KR"/>
        </w:rPr>
        <w:t>유형</w:t>
      </w:r>
      <w:ins w:id="17" w:author="USER" w:date="2025-01-01T16:29:00Z">
        <w:r w:rsidR="00D17FB1">
          <w:rPr>
            <w:rFonts w:ascii="맑은 고딕" w:eastAsia="맑은 고딕" w:hAnsi="맑은 고딕" w:cs="맑은 고딕" w:hint="eastAsia"/>
            <w:lang w:eastAsia="ko-KR"/>
          </w:rPr>
          <w:t>,</w:t>
        </w:r>
      </w:ins>
      <w:del w:id="18" w:author="USER" w:date="2025-01-01T16:29:00Z">
        <w:r w:rsidDel="00D17FB1">
          <w:rPr>
            <w:rFonts w:ascii="맑은 고딕" w:eastAsia="맑은 고딕" w:hAnsi="맑은 고딕" w:cs="맑은 고딕"/>
            <w:lang w:eastAsia="ko-KR"/>
          </w:rPr>
          <w:delText xml:space="preserve"> </w:delText>
        </w:r>
        <w:r w:rsidDel="00D17FB1">
          <w:rPr>
            <w:rFonts w:ascii="맑은 고딕" w:eastAsia="맑은 고딕" w:hAnsi="맑은 고딕" w:cs="맑은 고딕" w:hint="eastAsia"/>
            <w:lang w:eastAsia="ko-KR"/>
          </w:rPr>
          <w:delText>및</w:delText>
        </w:r>
      </w:del>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식사 </w:t>
      </w:r>
      <w:r>
        <w:rPr>
          <w:rFonts w:ascii="맑은 고딕" w:eastAsia="맑은 고딕" w:hAnsi="맑은 고딕" w:cs="맑은 고딕"/>
          <w:lang w:eastAsia="ko-KR"/>
        </w:rPr>
        <w:t xml:space="preserve">D </w:t>
      </w:r>
      <w:r>
        <w:rPr>
          <w:rFonts w:ascii="맑은 고딕" w:eastAsia="맑은 고딕" w:hAnsi="맑은 고딕" w:cs="맑은 고딕" w:hint="eastAsia"/>
          <w:lang w:eastAsia="ko-KR"/>
        </w:rPr>
        <w:t>유형</w:t>
      </w:r>
      <w:ins w:id="19" w:author="USER" w:date="2025-01-01T16:29:00Z">
        <w:r w:rsidR="00D17FB1">
          <w:rPr>
            <w:rFonts w:ascii="맑은 고딕" w:eastAsia="맑은 고딕" w:hAnsi="맑은 고딕" w:cs="맑은 고딕" w:hint="eastAsia"/>
            <w:lang w:eastAsia="ko-KR"/>
          </w:rPr>
          <w:t>,</w:t>
        </w:r>
        <w:r w:rsidR="00D17FB1">
          <w:rPr>
            <w:rFonts w:ascii="맑은 고딕" w:eastAsia="맑은 고딕" w:hAnsi="맑은 고딕" w:cs="맑은 고딕"/>
            <w:lang w:eastAsia="ko-KR"/>
          </w:rPr>
          <w:t xml:space="preserve"> </w:t>
        </w:r>
        <w:r w:rsidR="00D17FB1">
          <w:rPr>
            <w:rFonts w:ascii="맑은 고딕" w:eastAsia="맑은 고딕" w:hAnsi="맑은 고딕" w:cs="맑은 고딕" w:hint="eastAsia"/>
            <w:lang w:eastAsia="ko-KR"/>
          </w:rPr>
          <w:t xml:space="preserve">식사 </w:t>
        </w:r>
        <w:r w:rsidR="00D17FB1">
          <w:rPr>
            <w:rFonts w:ascii="맑은 고딕" w:eastAsia="맑은 고딕" w:hAnsi="맑은 고딕" w:cs="맑은 고딕"/>
            <w:lang w:eastAsia="ko-KR"/>
          </w:rPr>
          <w:t>E</w:t>
        </w:r>
        <w:r w:rsidR="00D17FB1">
          <w:rPr>
            <w:rFonts w:ascii="맑은 고딕" w:eastAsia="맑은 고딕" w:hAnsi="맑은 고딕" w:cs="맑은 고딕" w:hint="eastAsia"/>
            <w:lang w:eastAsia="ko-KR"/>
          </w:rPr>
          <w:t xml:space="preserve">형 및 식사 </w:t>
        </w:r>
        <w:r w:rsidR="00D17FB1">
          <w:rPr>
            <w:rFonts w:ascii="맑은 고딕" w:eastAsia="맑은 고딕" w:hAnsi="맑은 고딕" w:cs="맑은 고딕"/>
            <w:lang w:eastAsia="ko-KR"/>
          </w:rPr>
          <w:t xml:space="preserve">F </w:t>
        </w:r>
        <w:r w:rsidR="00D17FB1">
          <w:rPr>
            <w:rFonts w:ascii="맑은 고딕" w:eastAsia="맑은 고딕" w:hAnsi="맑은 고딕" w:cs="맑은 고딕" w:hint="eastAsia"/>
            <w:lang w:eastAsia="ko-KR"/>
          </w:rPr>
          <w:t>형</w:t>
        </w:r>
      </w:ins>
      <w:r>
        <w:rPr>
          <w:rFonts w:ascii="맑은 고딕" w:eastAsia="맑은 고딕" w:hAnsi="맑은 고딕" w:cs="맑은 고딕" w:hint="eastAsia"/>
          <w:lang w:eastAsia="ko-KR"/>
        </w:rPr>
        <w:t>을 포함할 수 있다.</w:t>
      </w:r>
    </w:p>
    <w:p w14:paraId="53C5105B" w14:textId="032BE9AC" w:rsidR="0094468F" w:rsidRDefault="0094468F"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식사 유형들(</w:t>
      </w:r>
      <w:r w:rsidR="002921E2">
        <w:rPr>
          <w:rFonts w:ascii="맑은 고딕" w:eastAsia="맑은 고딕" w:hAnsi="맑은 고딕" w:cs="맑은 고딕"/>
          <w:lang w:eastAsia="ko-KR"/>
        </w:rPr>
        <w:t>5</w:t>
      </w:r>
      <w:r>
        <w:rPr>
          <w:rFonts w:ascii="맑은 고딕" w:eastAsia="맑은 고딕" w:hAnsi="맑은 고딕" w:cs="맑은 고딕"/>
          <w:lang w:eastAsia="ko-KR"/>
        </w:rPr>
        <w:t>10)</w:t>
      </w:r>
      <w:r>
        <w:rPr>
          <w:rFonts w:ascii="맑은 고딕" w:eastAsia="맑은 고딕" w:hAnsi="맑은 고딕" w:cs="맑은 고딕" w:hint="eastAsia"/>
          <w:lang w:eastAsia="ko-KR"/>
        </w:rPr>
        <w:t xml:space="preserve"> 각각에 포함된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메뉴의 카테고리의 조합은 서로 다를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식사 </w:t>
      </w:r>
      <w:r>
        <w:rPr>
          <w:rFonts w:ascii="맑은 고딕" w:eastAsia="맑은 고딕" w:hAnsi="맑은 고딕" w:cs="맑은 고딕"/>
          <w:lang w:eastAsia="ko-KR"/>
        </w:rPr>
        <w:t xml:space="preserve">A </w:t>
      </w:r>
      <w:r>
        <w:rPr>
          <w:rFonts w:ascii="맑은 고딕" w:eastAsia="맑은 고딕" w:hAnsi="맑은 고딕" w:cs="맑은 고딕" w:hint="eastAsia"/>
          <w:lang w:eastAsia="ko-KR"/>
        </w:rPr>
        <w:t>유형은,</w:t>
      </w:r>
      <w:r>
        <w:rPr>
          <w:rFonts w:ascii="맑은 고딕" w:eastAsia="맑은 고딕" w:hAnsi="맑은 고딕" w:cs="맑은 고딕"/>
          <w:lang w:eastAsia="ko-KR"/>
        </w:rPr>
        <w:t xml:space="preserve"> </w:t>
      </w:r>
      <w:r w:rsidR="00764F79">
        <w:rPr>
          <w:rFonts w:ascii="맑은 고딕" w:eastAsia="맑은 고딕" w:hAnsi="맑은 고딕" w:cs="맑은 고딕" w:hint="eastAsia"/>
          <w:lang w:eastAsia="ko-KR"/>
        </w:rPr>
        <w:t>밥</w:t>
      </w:r>
      <w:ins w:id="20" w:author="USER" w:date="2025-01-02T21:39:00Z">
        <w:r w:rsidR="00D95C83">
          <w:rPr>
            <w:rFonts w:ascii="맑은 고딕" w:eastAsia="맑은 고딕" w:hAnsi="맑은 고딕" w:cs="맑은 고딕" w:hint="eastAsia"/>
            <w:lang w:eastAsia="ko-KR"/>
          </w:rPr>
          <w:t xml:space="preserve"> 등의 주식</w:t>
        </w:r>
      </w:ins>
      <w:r w:rsidR="00764F79">
        <w:rPr>
          <w:rFonts w:ascii="맑은 고딕" w:eastAsia="맑은 고딕" w:hAnsi="맑은 고딕" w:cs="맑은 고딕" w:hint="eastAsia"/>
          <w:lang w:eastAsia="ko-KR"/>
        </w:rPr>
        <w:t xml:space="preserve"> </w:t>
      </w:r>
      <w:r>
        <w:rPr>
          <w:rFonts w:ascii="맑은 고딕" w:eastAsia="맑은 고딕" w:hAnsi="맑은 고딕" w:cs="맑은 고딕" w:hint="eastAsia"/>
          <w:lang w:eastAsia="ko-KR"/>
        </w:rPr>
        <w:t>만을 포함하는 식사 유형일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식사 </w:t>
      </w:r>
      <w:r>
        <w:rPr>
          <w:rFonts w:ascii="맑은 고딕" w:eastAsia="맑은 고딕" w:hAnsi="맑은 고딕" w:cs="맑은 고딕"/>
          <w:lang w:eastAsia="ko-KR"/>
        </w:rPr>
        <w:t xml:space="preserve">B </w:t>
      </w:r>
      <w:r>
        <w:rPr>
          <w:rFonts w:ascii="맑은 고딕" w:eastAsia="맑은 고딕" w:hAnsi="맑은 고딕" w:cs="맑은 고딕" w:hint="eastAsia"/>
          <w:lang w:eastAsia="ko-KR"/>
        </w:rPr>
        <w:t>유형은 국</w:t>
      </w:r>
      <w:ins w:id="21" w:author="USER" w:date="2025-01-02T21:39:00Z">
        <w:r w:rsidR="00D95C83">
          <w:rPr>
            <w:rFonts w:ascii="맑은 고딕" w:eastAsia="맑은 고딕" w:hAnsi="맑은 고딕" w:cs="맑은 고딕" w:hint="eastAsia"/>
            <w:lang w:eastAsia="ko-KR"/>
          </w:rPr>
          <w:t xml:space="preserve"> 등의 </w:t>
        </w:r>
        <w:proofErr w:type="spellStart"/>
        <w:r w:rsidR="00D95C83">
          <w:rPr>
            <w:rFonts w:ascii="맑은 고딕" w:eastAsia="맑은 고딕" w:hAnsi="맑은 고딕" w:cs="맑은 고딕" w:hint="eastAsia"/>
            <w:lang w:eastAsia="ko-KR"/>
          </w:rPr>
          <w:t>국탕류</w:t>
        </w:r>
      </w:ins>
      <w:proofErr w:type="spellEnd"/>
      <w:r w:rsidR="00764F79">
        <w:rPr>
          <w:rFonts w:ascii="맑은 고딕" w:eastAsia="맑은 고딕" w:hAnsi="맑은 고딕" w:cs="맑은 고딕" w:hint="eastAsia"/>
          <w:lang w:eastAsia="ko-KR"/>
        </w:rPr>
        <w:t xml:space="preserve"> </w:t>
      </w:r>
      <w:r>
        <w:rPr>
          <w:rFonts w:ascii="맑은 고딕" w:eastAsia="맑은 고딕" w:hAnsi="맑은 고딕" w:cs="맑은 고딕" w:hint="eastAsia"/>
          <w:lang w:eastAsia="ko-KR"/>
        </w:rPr>
        <w:t>만을 포함하는 식사 유형일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식사 </w:t>
      </w:r>
      <w:r>
        <w:rPr>
          <w:rFonts w:ascii="맑은 고딕" w:eastAsia="맑은 고딕" w:hAnsi="맑은 고딕" w:cs="맑은 고딕"/>
          <w:lang w:eastAsia="ko-KR"/>
        </w:rPr>
        <w:t xml:space="preserve">C </w:t>
      </w:r>
      <w:r>
        <w:rPr>
          <w:rFonts w:ascii="맑은 고딕" w:eastAsia="맑은 고딕" w:hAnsi="맑은 고딕" w:cs="맑은 고딕" w:hint="eastAsia"/>
          <w:lang w:eastAsia="ko-KR"/>
        </w:rPr>
        <w:t xml:space="preserve">유형은 </w:t>
      </w:r>
      <w:ins w:id="22" w:author="USER" w:date="2025-01-02T21:39:00Z">
        <w:r w:rsidR="00D95C83">
          <w:rPr>
            <w:rFonts w:ascii="맑은 고딕" w:eastAsia="맑은 고딕" w:hAnsi="맑은 고딕" w:cs="맑은 고딕" w:hint="eastAsia"/>
            <w:lang w:eastAsia="ko-KR"/>
          </w:rPr>
          <w:t>주식</w:t>
        </w:r>
      </w:ins>
      <w:del w:id="23" w:author="USER" w:date="2025-01-02T21:39:00Z">
        <w:r w:rsidR="00764F79" w:rsidDel="00D95C83">
          <w:rPr>
            <w:rFonts w:ascii="맑은 고딕" w:eastAsia="맑은 고딕" w:hAnsi="맑은 고딕" w:cs="맑은 고딕" w:hint="eastAsia"/>
            <w:lang w:eastAsia="ko-KR"/>
          </w:rPr>
          <w:delText>밥</w:delText>
        </w:r>
      </w:del>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 </w:t>
      </w:r>
      <w:proofErr w:type="spellStart"/>
      <w:ins w:id="24" w:author="USER" w:date="2025-01-02T21:39:00Z">
        <w:r w:rsidR="00D95C83">
          <w:rPr>
            <w:rFonts w:ascii="맑은 고딕" w:eastAsia="맑은 고딕" w:hAnsi="맑은 고딕" w:cs="맑은 고딕" w:hint="eastAsia"/>
            <w:lang w:eastAsia="ko-KR"/>
          </w:rPr>
          <w:t>국탕류</w:t>
        </w:r>
      </w:ins>
      <w:proofErr w:type="spellEnd"/>
      <w:del w:id="25" w:author="USER" w:date="2025-01-02T21:39:00Z">
        <w:r w:rsidDel="00D95C83">
          <w:rPr>
            <w:rFonts w:ascii="맑은 고딕" w:eastAsia="맑은 고딕" w:hAnsi="맑은 고딕" w:cs="맑은 고딕" w:hint="eastAsia"/>
            <w:lang w:eastAsia="ko-KR"/>
          </w:rPr>
          <w:delText>국</w:delText>
        </w:r>
      </w:del>
      <w:r>
        <w:rPr>
          <w:rFonts w:ascii="맑은 고딕" w:eastAsia="맑은 고딕" w:hAnsi="맑은 고딕" w:cs="맑은 고딕" w:hint="eastAsia"/>
          <w:lang w:eastAsia="ko-KR"/>
        </w:rPr>
        <w:t xml:space="preserve"> 및 김치를 포함하는 유형일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식사 </w:t>
      </w:r>
      <w:r>
        <w:rPr>
          <w:rFonts w:ascii="맑은 고딕" w:eastAsia="맑은 고딕" w:hAnsi="맑은 고딕" w:cs="맑은 고딕"/>
          <w:lang w:eastAsia="ko-KR"/>
        </w:rPr>
        <w:t xml:space="preserve">D </w:t>
      </w:r>
      <w:r>
        <w:rPr>
          <w:rFonts w:ascii="맑은 고딕" w:eastAsia="맑은 고딕" w:hAnsi="맑은 고딕" w:cs="맑은 고딕" w:hint="eastAsia"/>
          <w:lang w:eastAsia="ko-KR"/>
        </w:rPr>
        <w:t xml:space="preserve">유형은 </w:t>
      </w:r>
      <w:ins w:id="26" w:author="USER" w:date="2025-01-02T21:39:00Z">
        <w:r w:rsidR="00D95C83">
          <w:rPr>
            <w:rFonts w:ascii="맑은 고딕" w:eastAsia="맑은 고딕" w:hAnsi="맑은 고딕" w:cs="맑은 고딕" w:hint="eastAsia"/>
            <w:lang w:eastAsia="ko-KR"/>
          </w:rPr>
          <w:t>주식</w:t>
        </w:r>
      </w:ins>
      <w:del w:id="27" w:author="USER" w:date="2025-01-02T21:39:00Z">
        <w:r w:rsidR="00764F79" w:rsidDel="00D95C83">
          <w:rPr>
            <w:rFonts w:ascii="맑은 고딕" w:eastAsia="맑은 고딕" w:hAnsi="맑은 고딕" w:cs="맑은 고딕" w:hint="eastAsia"/>
            <w:lang w:eastAsia="ko-KR"/>
          </w:rPr>
          <w:delText>밥</w:delText>
        </w:r>
      </w:del>
      <w:r w:rsidR="00764F79">
        <w:rPr>
          <w:rFonts w:ascii="맑은 고딕" w:eastAsia="맑은 고딕" w:hAnsi="맑은 고딕" w:cs="맑은 고딕" w:hint="eastAsia"/>
          <w:lang w:eastAsia="ko-KR"/>
        </w:rPr>
        <w:t>,</w:t>
      </w:r>
      <w:r w:rsidR="00764F79">
        <w:rPr>
          <w:rFonts w:ascii="맑은 고딕" w:eastAsia="맑은 고딕" w:hAnsi="맑은 고딕" w:cs="맑은 고딕"/>
          <w:lang w:eastAsia="ko-KR"/>
        </w:rPr>
        <w:t xml:space="preserve"> </w:t>
      </w:r>
      <w:r w:rsidR="00764F79">
        <w:rPr>
          <w:rFonts w:ascii="맑은 고딕" w:eastAsia="맑은 고딕" w:hAnsi="맑은 고딕" w:cs="맑은 고딕" w:hint="eastAsia"/>
          <w:lang w:eastAsia="ko-KR"/>
        </w:rPr>
        <w:t>메인 반찬</w:t>
      </w:r>
      <w:ins w:id="28" w:author="USER" w:date="2025-01-02T21:40:00Z">
        <w:r w:rsidR="00D95C83">
          <w:rPr>
            <w:rFonts w:ascii="맑은 고딕" w:eastAsia="맑은 고딕" w:hAnsi="맑은 고딕" w:cs="맑은 고딕"/>
            <w:lang w:eastAsia="ko-KR"/>
          </w:rPr>
          <w:t>(</w:t>
        </w:r>
        <w:r w:rsidR="00D95C83">
          <w:rPr>
            <w:rFonts w:ascii="맑은 고딕" w:eastAsia="맑은 고딕" w:hAnsi="맑은 고딕" w:cs="맑은 고딕" w:hint="eastAsia"/>
            <w:lang w:eastAsia="ko-KR"/>
          </w:rPr>
          <w:t>주찬)</w:t>
        </w:r>
      </w:ins>
      <w:r w:rsidR="00764F79">
        <w:rPr>
          <w:rFonts w:ascii="맑은 고딕" w:eastAsia="맑은 고딕" w:hAnsi="맑은 고딕" w:cs="맑은 고딕" w:hint="eastAsia"/>
          <w:lang w:eastAsia="ko-KR"/>
        </w:rPr>
        <w:t>,</w:t>
      </w:r>
      <w:r w:rsidR="00764F79">
        <w:rPr>
          <w:rFonts w:ascii="맑은 고딕" w:eastAsia="맑은 고딕" w:hAnsi="맑은 고딕" w:cs="맑은 고딕"/>
          <w:lang w:eastAsia="ko-KR"/>
        </w:rPr>
        <w:t xml:space="preserve"> </w:t>
      </w:r>
      <w:r w:rsidR="00764F79">
        <w:rPr>
          <w:rFonts w:ascii="맑은 고딕" w:eastAsia="맑은 고딕" w:hAnsi="맑은 고딕" w:cs="맑은 고딕" w:hint="eastAsia"/>
          <w:lang w:eastAsia="ko-KR"/>
        </w:rPr>
        <w:t>서브 반찬</w:t>
      </w:r>
      <w:ins w:id="29" w:author="USER" w:date="2025-01-02T21:40:00Z">
        <w:r w:rsidR="00D95C83">
          <w:rPr>
            <w:rFonts w:ascii="맑은 고딕" w:eastAsia="맑은 고딕" w:hAnsi="맑은 고딕" w:cs="맑은 고딕" w:hint="eastAsia"/>
            <w:lang w:eastAsia="ko-KR"/>
          </w:rPr>
          <w:t>(부찬)</w:t>
        </w:r>
      </w:ins>
      <w:r w:rsidR="00764F79">
        <w:rPr>
          <w:rFonts w:ascii="맑은 고딕" w:eastAsia="맑은 고딕" w:hAnsi="맑은 고딕" w:cs="맑은 고딕" w:hint="eastAsia"/>
          <w:lang w:eastAsia="ko-KR"/>
        </w:rPr>
        <w:t xml:space="preserve"> 및 김치를 포함하는 유형일 수 있다.</w:t>
      </w:r>
      <w:ins w:id="30" w:author="USER" w:date="2025-01-02T21:40:00Z">
        <w:r w:rsidR="00D95C83">
          <w:rPr>
            <w:rFonts w:ascii="맑은 고딕" w:eastAsia="맑은 고딕" w:hAnsi="맑은 고딕" w:cs="맑은 고딕"/>
            <w:lang w:eastAsia="ko-KR"/>
          </w:rPr>
          <w:t xml:space="preserve"> </w:t>
        </w:r>
        <w:r w:rsidR="00D95C83">
          <w:rPr>
            <w:rFonts w:ascii="맑은 고딕" w:eastAsia="맑은 고딕" w:hAnsi="맑은 고딕" w:cs="맑은 고딕" w:hint="eastAsia"/>
            <w:lang w:eastAsia="ko-KR"/>
          </w:rPr>
          <w:t xml:space="preserve">식사 </w:t>
        </w:r>
        <w:r w:rsidR="00D95C83">
          <w:rPr>
            <w:rFonts w:ascii="맑은 고딕" w:eastAsia="맑은 고딕" w:hAnsi="맑은 고딕" w:cs="맑은 고딕"/>
            <w:lang w:eastAsia="ko-KR"/>
          </w:rPr>
          <w:t xml:space="preserve">E </w:t>
        </w:r>
        <w:r w:rsidR="00D95C83">
          <w:rPr>
            <w:rFonts w:ascii="맑은 고딕" w:eastAsia="맑은 고딕" w:hAnsi="맑은 고딕" w:cs="맑은 고딕" w:hint="eastAsia"/>
            <w:lang w:eastAsia="ko-KR"/>
          </w:rPr>
          <w:t>유형은 주식,</w:t>
        </w:r>
        <w:r w:rsidR="00D95C83">
          <w:rPr>
            <w:rFonts w:ascii="맑은 고딕" w:eastAsia="맑은 고딕" w:hAnsi="맑은 고딕" w:cs="맑은 고딕"/>
            <w:lang w:eastAsia="ko-KR"/>
          </w:rPr>
          <w:t xml:space="preserve"> </w:t>
        </w:r>
        <w:proofErr w:type="spellStart"/>
        <w:r w:rsidR="00D95C83">
          <w:rPr>
            <w:rFonts w:ascii="맑은 고딕" w:eastAsia="맑은 고딕" w:hAnsi="맑은 고딕" w:cs="맑은 고딕" w:hint="eastAsia"/>
            <w:lang w:eastAsia="ko-KR"/>
          </w:rPr>
          <w:t>국탕류</w:t>
        </w:r>
        <w:proofErr w:type="spellEnd"/>
        <w:r w:rsidR="00D95C83">
          <w:rPr>
            <w:rFonts w:ascii="맑은 고딕" w:eastAsia="맑은 고딕" w:hAnsi="맑은 고딕" w:cs="맑은 고딕" w:hint="eastAsia"/>
            <w:lang w:eastAsia="ko-KR"/>
          </w:rPr>
          <w:t>,</w:t>
        </w:r>
        <w:r w:rsidR="00D95C83">
          <w:rPr>
            <w:rFonts w:ascii="맑은 고딕" w:eastAsia="맑은 고딕" w:hAnsi="맑은 고딕" w:cs="맑은 고딕"/>
            <w:lang w:eastAsia="ko-KR"/>
          </w:rPr>
          <w:t xml:space="preserve"> </w:t>
        </w:r>
        <w:r w:rsidR="00D95C83">
          <w:rPr>
            <w:rFonts w:ascii="맑은 고딕" w:eastAsia="맑은 고딕" w:hAnsi="맑은 고딕" w:cs="맑은 고딕" w:hint="eastAsia"/>
            <w:lang w:eastAsia="ko-KR"/>
          </w:rPr>
          <w:t>메인 반찬,</w:t>
        </w:r>
        <w:r w:rsidR="00D95C83">
          <w:rPr>
            <w:rFonts w:ascii="맑은 고딕" w:eastAsia="맑은 고딕" w:hAnsi="맑은 고딕" w:cs="맑은 고딕"/>
            <w:lang w:eastAsia="ko-KR"/>
          </w:rPr>
          <w:t xml:space="preserve"> </w:t>
        </w:r>
        <w:r w:rsidR="00D95C83">
          <w:rPr>
            <w:rFonts w:ascii="맑은 고딕" w:eastAsia="맑은 고딕" w:hAnsi="맑은 고딕" w:cs="맑은 고딕" w:hint="eastAsia"/>
            <w:lang w:eastAsia="ko-KR"/>
          </w:rPr>
          <w:t>서브 반찬 및 김치를 포함하는 유형일 수 있다</w:t>
        </w:r>
        <w:r w:rsidR="00D95C83">
          <w:rPr>
            <w:rFonts w:ascii="맑은 고딕" w:eastAsia="맑은 고딕" w:hAnsi="맑은 고딕" w:cs="맑은 고딕"/>
            <w:lang w:eastAsia="ko-KR"/>
          </w:rPr>
          <w:t xml:space="preserve">. </w:t>
        </w:r>
        <w:r w:rsidR="00D95C83">
          <w:rPr>
            <w:rFonts w:ascii="맑은 고딕" w:eastAsia="맑은 고딕" w:hAnsi="맑은 고딕" w:cs="맑은 고딕" w:hint="eastAsia"/>
            <w:lang w:eastAsia="ko-KR"/>
          </w:rPr>
          <w:t xml:space="preserve">식사 </w:t>
        </w:r>
        <w:r w:rsidR="00D95C83">
          <w:rPr>
            <w:rFonts w:ascii="맑은 고딕" w:eastAsia="맑은 고딕" w:hAnsi="맑은 고딕" w:cs="맑은 고딕"/>
            <w:lang w:eastAsia="ko-KR"/>
          </w:rPr>
          <w:t xml:space="preserve">F </w:t>
        </w:r>
        <w:r w:rsidR="00D95C83">
          <w:rPr>
            <w:rFonts w:ascii="맑은 고딕" w:eastAsia="맑은 고딕" w:hAnsi="맑은 고딕" w:cs="맑은 고딕" w:hint="eastAsia"/>
            <w:lang w:eastAsia="ko-KR"/>
          </w:rPr>
          <w:t xml:space="preserve">유형은 </w:t>
        </w:r>
      </w:ins>
      <w:ins w:id="31" w:author="USER" w:date="2025-01-02T21:41:00Z">
        <w:r w:rsidR="00D95C83">
          <w:rPr>
            <w:rFonts w:ascii="맑은 고딕" w:eastAsia="맑은 고딕" w:hAnsi="맑은 고딕" w:cs="맑은 고딕" w:hint="eastAsia"/>
            <w:lang w:eastAsia="ko-KR"/>
          </w:rPr>
          <w:t>분식류를 포함하는 유형일 수 있다.</w:t>
        </w:r>
      </w:ins>
    </w:p>
    <w:p w14:paraId="766DB3E4" w14:textId="61D1A213" w:rsidR="00764F79" w:rsidRDefault="00764F79"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인터페이스(</w:t>
      </w:r>
      <w:r w:rsidR="002921E2">
        <w:rPr>
          <w:rFonts w:ascii="맑은 고딕" w:eastAsia="맑은 고딕" w:hAnsi="맑은 고딕" w:cs="맑은 고딕"/>
          <w:lang w:eastAsia="ko-KR"/>
        </w:rPr>
        <w:t>5</w:t>
      </w:r>
      <w:r>
        <w:rPr>
          <w:rFonts w:ascii="맑은 고딕" w:eastAsia="맑은 고딕" w:hAnsi="맑은 고딕" w:cs="맑은 고딕"/>
          <w:lang w:eastAsia="ko-KR"/>
        </w:rPr>
        <w:t>00)</w:t>
      </w:r>
      <w:r>
        <w:rPr>
          <w:rFonts w:ascii="맑은 고딕" w:eastAsia="맑은 고딕" w:hAnsi="맑은 고딕" w:cs="맑은 고딕" w:hint="eastAsia"/>
          <w:lang w:eastAsia="ko-KR"/>
        </w:rPr>
        <w:t xml:space="preserve">는 </w:t>
      </w:r>
      <w:ins w:id="32" w:author="USER" w:date="2025-01-02T21:42:00Z">
        <w:r w:rsidR="00D95C83">
          <w:rPr>
            <w:rFonts w:ascii="맑은 고딕" w:eastAsia="맑은 고딕" w:hAnsi="맑은 고딕" w:cs="맑은 고딕" w:hint="eastAsia"/>
            <w:lang w:eastAsia="ko-KR"/>
          </w:rPr>
          <w:t xml:space="preserve">식사 </w:t>
        </w:r>
        <w:r w:rsidR="00D95C83">
          <w:rPr>
            <w:rFonts w:ascii="맑은 고딕" w:eastAsia="맑은 고딕" w:hAnsi="맑은 고딕" w:cs="맑은 고딕"/>
            <w:lang w:eastAsia="ko-KR"/>
          </w:rPr>
          <w:t xml:space="preserve">A </w:t>
        </w:r>
        <w:r w:rsidR="00D95C83">
          <w:rPr>
            <w:rFonts w:ascii="맑은 고딕" w:eastAsia="맑은 고딕" w:hAnsi="맑은 고딕" w:cs="맑은 고딕" w:hint="eastAsia"/>
            <w:lang w:eastAsia="ko-KR"/>
          </w:rPr>
          <w:t xml:space="preserve">유형 내지 </w:t>
        </w:r>
        <w:r w:rsidR="00D95C83">
          <w:rPr>
            <w:rFonts w:ascii="맑은 고딕" w:eastAsia="맑은 고딕" w:hAnsi="맑은 고딕" w:cs="맑은 고딕"/>
            <w:lang w:eastAsia="ko-KR"/>
          </w:rPr>
          <w:t xml:space="preserve">F </w:t>
        </w:r>
        <w:r w:rsidR="00D95C83">
          <w:rPr>
            <w:rFonts w:ascii="맑은 고딕" w:eastAsia="맑은 고딕" w:hAnsi="맑은 고딕" w:cs="맑은 고딕" w:hint="eastAsia"/>
            <w:lang w:eastAsia="ko-KR"/>
          </w:rPr>
          <w:t xml:space="preserve">유형과 다른 </w:t>
        </w:r>
      </w:ins>
      <w:del w:id="33" w:author="USER" w:date="2025-01-02T21:42:00Z">
        <w:r w:rsidDel="00D04602">
          <w:rPr>
            <w:rFonts w:ascii="맑은 고딕" w:eastAsia="맑은 고딕" w:hAnsi="맑은 고딕" w:cs="맑은 고딕" w:hint="eastAsia"/>
            <w:lang w:eastAsia="ko-KR"/>
          </w:rPr>
          <w:delText xml:space="preserve">또 다른 </w:delText>
        </w:r>
      </w:del>
      <w:r>
        <w:rPr>
          <w:rFonts w:ascii="맑은 고딕" w:eastAsia="맑은 고딕" w:hAnsi="맑은 고딕" w:cs="맑은 고딕" w:hint="eastAsia"/>
          <w:lang w:eastAsia="ko-KR"/>
        </w:rPr>
        <w:t>식사 유형</w:t>
      </w:r>
      <w:del w:id="34" w:author="USER" w:date="2025-01-02T21:42:00Z">
        <w:r w:rsidDel="00D04602">
          <w:rPr>
            <w:rFonts w:ascii="맑은 고딕" w:eastAsia="맑은 고딕" w:hAnsi="맑은 고딕" w:cs="맑은 고딕" w:hint="eastAsia"/>
            <w:lang w:eastAsia="ko-KR"/>
          </w:rPr>
          <w:delText>,</w:delText>
        </w:r>
        <w:r w:rsidDel="00D04602">
          <w:rPr>
            <w:rFonts w:ascii="맑은 고딕" w:eastAsia="맑은 고딕" w:hAnsi="맑은 고딕" w:cs="맑은 고딕"/>
            <w:lang w:eastAsia="ko-KR"/>
          </w:rPr>
          <w:delText xml:space="preserve"> </w:delText>
        </w:r>
        <w:r w:rsidDel="00D04602">
          <w:rPr>
            <w:rFonts w:ascii="맑은 고딕" w:eastAsia="맑은 고딕" w:hAnsi="맑은 고딕" w:cs="맑은 고딕" w:hint="eastAsia"/>
            <w:lang w:eastAsia="ko-KR"/>
          </w:rPr>
          <w:delText xml:space="preserve">예를 들어 </w:delText>
        </w:r>
      </w:del>
      <w:del w:id="35" w:author="USER" w:date="2025-01-02T21:41:00Z">
        <w:r w:rsidDel="00D95C83">
          <w:rPr>
            <w:rFonts w:ascii="맑은 고딕" w:eastAsia="맑은 고딕" w:hAnsi="맑은 고딕" w:cs="맑은 고딕" w:hint="eastAsia"/>
            <w:lang w:eastAsia="ko-KR"/>
          </w:rPr>
          <w:delText>밥</w:delText>
        </w:r>
      </w:del>
      <w:del w:id="36" w:author="USER" w:date="2025-01-02T21:42:00Z">
        <w:r w:rsidDel="00D04602">
          <w:rPr>
            <w:rFonts w:ascii="맑은 고딕" w:eastAsia="맑은 고딕" w:hAnsi="맑은 고딕" w:cs="맑은 고딕" w:hint="eastAsia"/>
            <w:lang w:eastAsia="ko-KR"/>
          </w:rPr>
          <w:delText>,</w:delText>
        </w:r>
        <w:r w:rsidDel="00D04602">
          <w:rPr>
            <w:rFonts w:ascii="맑은 고딕" w:eastAsia="맑은 고딕" w:hAnsi="맑은 고딕" w:cs="맑은 고딕"/>
            <w:lang w:eastAsia="ko-KR"/>
          </w:rPr>
          <w:delText xml:space="preserve"> </w:delText>
        </w:r>
        <w:r w:rsidDel="00D04602">
          <w:rPr>
            <w:rFonts w:ascii="맑은 고딕" w:eastAsia="맑은 고딕" w:hAnsi="맑은 고딕" w:cs="맑은 고딕" w:hint="eastAsia"/>
            <w:lang w:eastAsia="ko-KR"/>
          </w:rPr>
          <w:delText>국,</w:delText>
        </w:r>
        <w:r w:rsidDel="00D04602">
          <w:rPr>
            <w:rFonts w:ascii="맑은 고딕" w:eastAsia="맑은 고딕" w:hAnsi="맑은 고딕" w:cs="맑은 고딕"/>
            <w:lang w:eastAsia="ko-KR"/>
          </w:rPr>
          <w:delText xml:space="preserve"> </w:delText>
        </w:r>
        <w:r w:rsidDel="00D04602">
          <w:rPr>
            <w:rFonts w:ascii="맑은 고딕" w:eastAsia="맑은 고딕" w:hAnsi="맑은 고딕" w:cs="맑은 고딕" w:hint="eastAsia"/>
            <w:lang w:eastAsia="ko-KR"/>
          </w:rPr>
          <w:delText>메인 반찬,</w:delText>
        </w:r>
        <w:r w:rsidDel="00D04602">
          <w:rPr>
            <w:rFonts w:ascii="맑은 고딕" w:eastAsia="맑은 고딕" w:hAnsi="맑은 고딕" w:cs="맑은 고딕"/>
            <w:lang w:eastAsia="ko-KR"/>
          </w:rPr>
          <w:delText xml:space="preserve"> </w:delText>
        </w:r>
        <w:r w:rsidDel="00D04602">
          <w:rPr>
            <w:rFonts w:ascii="맑은 고딕" w:eastAsia="맑은 고딕" w:hAnsi="맑은 고딕" w:cs="맑은 고딕" w:hint="eastAsia"/>
            <w:lang w:eastAsia="ko-KR"/>
          </w:rPr>
          <w:delText>서브 반찬 및 김치를 포함하는 식사 유형이나,</w:delText>
        </w:r>
        <w:r w:rsidDel="00D04602">
          <w:rPr>
            <w:rFonts w:ascii="맑은 고딕" w:eastAsia="맑은 고딕" w:hAnsi="맑은 고딕" w:cs="맑은 고딕"/>
            <w:lang w:eastAsia="ko-KR"/>
          </w:rPr>
          <w:delText xml:space="preserve"> </w:delText>
        </w:r>
        <w:r w:rsidDel="00D04602">
          <w:rPr>
            <w:rFonts w:ascii="맑은 고딕" w:eastAsia="맑은 고딕" w:hAnsi="맑은 고딕" w:cs="맑은 고딕" w:hint="eastAsia"/>
            <w:lang w:eastAsia="ko-KR"/>
          </w:rPr>
          <w:delText>분식을 포함하는 식사 유형</w:delText>
        </w:r>
      </w:del>
      <w:r>
        <w:rPr>
          <w:rFonts w:ascii="맑은 고딕" w:eastAsia="맑은 고딕" w:hAnsi="맑은 고딕" w:cs="맑은 고딕" w:hint="eastAsia"/>
          <w:lang w:eastAsia="ko-KR"/>
        </w:rPr>
        <w:t>을 포함할 수도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또한,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식사 유형들(</w:t>
      </w:r>
      <w:r w:rsidR="002921E2">
        <w:rPr>
          <w:rFonts w:ascii="맑은 고딕" w:eastAsia="맑은 고딕" w:hAnsi="맑은 고딕" w:cs="맑은 고딕"/>
          <w:lang w:eastAsia="ko-KR"/>
        </w:rPr>
        <w:t>5</w:t>
      </w:r>
      <w:r>
        <w:rPr>
          <w:rFonts w:ascii="맑은 고딕" w:eastAsia="맑은 고딕" w:hAnsi="맑은 고딕" w:cs="맑은 고딕"/>
          <w:lang w:eastAsia="ko-KR"/>
        </w:rPr>
        <w:t>10)</w:t>
      </w:r>
      <w:r>
        <w:rPr>
          <w:rFonts w:ascii="맑은 고딕" w:eastAsia="맑은 고딕" w:hAnsi="맑은 고딕" w:cs="맑은 고딕" w:hint="eastAsia"/>
          <w:lang w:eastAsia="ko-KR"/>
        </w:rPr>
        <w:t xml:space="preserve"> 각각에 포함된 음식 메뉴의 카테고리의 조합은 다르게 설정될 수도 있음은 물론이다.</w:t>
      </w:r>
    </w:p>
    <w:p w14:paraId="49F3C5AB" w14:textId="0953A45B" w:rsidR="0094468F" w:rsidRDefault="00764F79"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lastRenderedPageBreak/>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인터페이스(</w:t>
      </w:r>
      <w:r w:rsidR="002921E2">
        <w:rPr>
          <w:rFonts w:ascii="맑은 고딕" w:eastAsia="맑은 고딕" w:hAnsi="맑은 고딕" w:cs="맑은 고딕"/>
          <w:lang w:eastAsia="ko-KR"/>
        </w:rPr>
        <w:t>5</w:t>
      </w:r>
      <w:r>
        <w:rPr>
          <w:rFonts w:ascii="맑은 고딕" w:eastAsia="맑은 고딕" w:hAnsi="맑은 고딕" w:cs="맑은 고딕"/>
          <w:lang w:eastAsia="ko-KR"/>
        </w:rPr>
        <w:t>00</w:t>
      </w:r>
      <w:r>
        <w:rPr>
          <w:rFonts w:ascii="맑은 고딕" w:eastAsia="맑은 고딕" w:hAnsi="맑은 고딕" w:cs="맑은 고딕" w:hint="eastAsia"/>
          <w:lang w:eastAsia="ko-KR"/>
        </w:rPr>
        <w:t>)</w:t>
      </w:r>
      <w:r w:rsidR="002921E2">
        <w:rPr>
          <w:rFonts w:ascii="맑은 고딕" w:eastAsia="맑은 고딕" w:hAnsi="맑은 고딕" w:cs="맑은 고딕" w:hint="eastAsia"/>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식사 유형들(</w:t>
      </w:r>
      <w:r w:rsidR="002921E2">
        <w:rPr>
          <w:rFonts w:ascii="맑은 고딕" w:eastAsia="맑은 고딕" w:hAnsi="맑은 고딕" w:cs="맑은 고딕"/>
          <w:lang w:eastAsia="ko-KR"/>
        </w:rPr>
        <w:t>5</w:t>
      </w:r>
      <w:r>
        <w:rPr>
          <w:rFonts w:ascii="맑은 고딕" w:eastAsia="맑은 고딕" w:hAnsi="맑은 고딕" w:cs="맑은 고딕"/>
          <w:lang w:eastAsia="ko-KR"/>
        </w:rPr>
        <w:t xml:space="preserve">10) </w:t>
      </w:r>
      <w:r>
        <w:rPr>
          <w:rFonts w:ascii="맑은 고딕" w:eastAsia="맑은 고딕" w:hAnsi="맑은 고딕" w:cs="맑은 고딕" w:hint="eastAsia"/>
          <w:lang w:eastAsia="ko-KR"/>
        </w:rPr>
        <w:t>중 어느 하나의 식사 유형을 선택해달라는,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예를 들어 </w:t>
      </w:r>
      <w:r>
        <w:rPr>
          <w:rFonts w:ascii="맑은 고딕" w:eastAsia="맑은 고딕" w:hAnsi="맑은 고딕" w:cs="맑은 고딕"/>
          <w:lang w:eastAsia="ko-KR"/>
        </w:rPr>
        <w:t>“</w:t>
      </w:r>
      <w:r>
        <w:rPr>
          <w:rFonts w:ascii="맑은 고딕" w:eastAsia="맑은 고딕" w:hAnsi="맑은 고딕" w:cs="맑은 고딕" w:hint="eastAsia"/>
          <w:lang w:eastAsia="ko-KR"/>
        </w:rPr>
        <w:t>선호하는 식사 유형을 선택해주세요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등을 포함하는 안내 </w:t>
      </w:r>
      <w:r w:rsidR="002921E2">
        <w:rPr>
          <w:rFonts w:ascii="맑은 고딕" w:eastAsia="맑은 고딕" w:hAnsi="맑은 고딕" w:cs="맑은 고딕" w:hint="eastAsia"/>
          <w:lang w:eastAsia="ko-KR"/>
        </w:rPr>
        <w:t>문구</w:t>
      </w:r>
      <w:r>
        <w:rPr>
          <w:rFonts w:ascii="맑은 고딕" w:eastAsia="맑은 고딕" w:hAnsi="맑은 고딕" w:cs="맑은 고딕" w:hint="eastAsia"/>
          <w:lang w:eastAsia="ko-KR"/>
        </w:rPr>
        <w:t>(</w:t>
      </w:r>
      <w:r>
        <w:rPr>
          <w:rFonts w:ascii="맑은 고딕" w:eastAsia="맑은 고딕" w:hAnsi="맑은 고딕" w:cs="맑은 고딕"/>
          <w:lang w:eastAsia="ko-KR"/>
        </w:rPr>
        <w:t>420)</w:t>
      </w:r>
      <w:r w:rsidR="002921E2">
        <w:rPr>
          <w:rFonts w:ascii="맑은 고딕" w:eastAsia="맑은 고딕" w:hAnsi="맑은 고딕" w:cs="맑은 고딕" w:hint="eastAsia"/>
          <w:lang w:eastAsia="ko-KR"/>
        </w:rPr>
        <w:t>를 포함할 수도 있다.</w:t>
      </w:r>
      <w:r w:rsidR="00E77976">
        <w:rPr>
          <w:rFonts w:ascii="맑은 고딕" w:eastAsia="맑은 고딕" w:hAnsi="맑은 고딕" w:cs="맑은 고딕"/>
          <w:lang w:eastAsia="ko-KR"/>
        </w:rPr>
        <w:t xml:space="preserve"> </w:t>
      </w:r>
      <w:r w:rsidR="00E77976">
        <w:rPr>
          <w:rFonts w:ascii="맑은 고딕" w:eastAsia="맑은 고딕" w:hAnsi="맑은 고딕" w:cs="맑은 고딕" w:hint="eastAsia"/>
          <w:lang w:eastAsia="ko-KR"/>
        </w:rPr>
        <w:t>다만,</w:t>
      </w:r>
      <w:r w:rsidR="00E77976">
        <w:rPr>
          <w:rFonts w:ascii="맑은 고딕" w:eastAsia="맑은 고딕" w:hAnsi="맑은 고딕" w:cs="맑은 고딕"/>
          <w:lang w:eastAsia="ko-KR"/>
        </w:rPr>
        <w:t xml:space="preserve"> </w:t>
      </w:r>
      <w:r w:rsidR="00E77976">
        <w:rPr>
          <w:rFonts w:ascii="맑은 고딕" w:eastAsia="맑은 고딕" w:hAnsi="맑은 고딕" w:cs="맑은 고딕" w:hint="eastAsia"/>
          <w:lang w:eastAsia="ko-KR"/>
        </w:rPr>
        <w:t>본 개시는 이에 제한되지 않고,</w:t>
      </w:r>
      <w:r w:rsidR="00E77976">
        <w:rPr>
          <w:rFonts w:ascii="맑은 고딕" w:eastAsia="맑은 고딕" w:hAnsi="맑은 고딕" w:cs="맑은 고딕"/>
          <w:lang w:eastAsia="ko-KR"/>
        </w:rPr>
        <w:t xml:space="preserve"> </w:t>
      </w:r>
      <w:r w:rsidR="00E77976">
        <w:rPr>
          <w:rFonts w:ascii="맑은 고딕" w:eastAsia="맑은 고딕" w:hAnsi="맑은 고딕" w:cs="맑은 고딕" w:hint="eastAsia"/>
          <w:lang w:eastAsia="ko-KR"/>
        </w:rPr>
        <w:t>선호하는 식사 유형을 선택해달라는 안내 문구는,</w:t>
      </w:r>
      <w:r w:rsidR="00E77976">
        <w:rPr>
          <w:rFonts w:ascii="맑은 고딕" w:eastAsia="맑은 고딕" w:hAnsi="맑은 고딕" w:cs="맑은 고딕"/>
          <w:lang w:eastAsia="ko-KR"/>
        </w:rPr>
        <w:t xml:space="preserve"> </w:t>
      </w:r>
      <w:r w:rsidR="00E77976">
        <w:rPr>
          <w:rFonts w:ascii="맑은 고딕" w:eastAsia="맑은 고딕" w:hAnsi="맑은 고딕" w:cs="맑은 고딕" w:hint="eastAsia"/>
          <w:lang w:eastAsia="ko-KR"/>
        </w:rPr>
        <w:t>오디오 등의 인터페이스를 통하여 음성으로 사용자에게 제공되거나,</w:t>
      </w:r>
      <w:r w:rsidR="00E77976">
        <w:rPr>
          <w:rFonts w:ascii="맑은 고딕" w:eastAsia="맑은 고딕" w:hAnsi="맑은 고딕" w:cs="맑은 고딕"/>
          <w:lang w:eastAsia="ko-KR"/>
        </w:rPr>
        <w:t xml:space="preserve"> </w:t>
      </w:r>
      <w:r w:rsidR="00E77976">
        <w:rPr>
          <w:rFonts w:ascii="맑은 고딕" w:eastAsia="맑은 고딕" w:hAnsi="맑은 고딕" w:cs="맑은 고딕" w:hint="eastAsia"/>
          <w:lang w:eastAsia="ko-KR"/>
        </w:rPr>
        <w:t>혹은 선택을 유도하는 안내 이미지 등을 토대로 사용자에게 제공될 수도 있음은 물론이다.</w:t>
      </w:r>
    </w:p>
    <w:p w14:paraId="4A47C62D" w14:textId="5D8FEC2C" w:rsidR="00E77976" w:rsidRDefault="00E77976" w:rsidP="00E77976">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을 획득하는 단계(</w:t>
      </w:r>
      <w:r>
        <w:rPr>
          <w:rFonts w:ascii="맑은 고딕" w:eastAsia="맑은 고딕" w:hAnsi="맑은 고딕" w:cs="맑은 고딕"/>
          <w:lang w:eastAsia="ko-KR"/>
        </w:rPr>
        <w:t>S100)</w:t>
      </w:r>
      <w:r>
        <w:rPr>
          <w:rFonts w:ascii="맑은 고딕" w:eastAsia="맑은 고딕" w:hAnsi="맑은 고딕" w:cs="맑은 고딕" w:hint="eastAsia"/>
          <w:lang w:eastAsia="ko-KR"/>
        </w:rPr>
        <w:t>는,</w:t>
      </w:r>
      <w:r>
        <w:rPr>
          <w:rFonts w:ascii="맑은 고딕" w:eastAsia="맑은 고딕" w:hAnsi="맑은 고딕" w:cs="맑은 고딕"/>
          <w:lang w:eastAsia="ko-KR"/>
        </w:rPr>
        <w:t xml:space="preserve"> </w:t>
      </w:r>
      <w:r w:rsidR="0070703E">
        <w:rPr>
          <w:rFonts w:ascii="맑은 고딕" w:eastAsia="맑은 고딕" w:hAnsi="맑은 고딕" w:cs="맑은 고딕" w:hint="eastAsia"/>
          <w:lang w:eastAsia="ko-KR"/>
        </w:rPr>
        <w:t>사용자 인터페이스(</w:t>
      </w:r>
      <w:r w:rsidR="0070703E">
        <w:rPr>
          <w:rFonts w:ascii="맑은 고딕" w:eastAsia="맑은 고딕" w:hAnsi="맑은 고딕" w:cs="맑은 고딕"/>
          <w:lang w:eastAsia="ko-KR"/>
        </w:rPr>
        <w:t>500)</w:t>
      </w:r>
      <w:r w:rsidR="0070703E">
        <w:rPr>
          <w:rFonts w:ascii="맑은 고딕" w:eastAsia="맑은 고딕" w:hAnsi="맑은 고딕" w:cs="맑은 고딕" w:hint="eastAsia"/>
          <w:lang w:eastAsia="ko-KR"/>
        </w:rPr>
        <w:t>를 통하여,</w:t>
      </w:r>
      <w:r w:rsidR="0070703E">
        <w:rPr>
          <w:rFonts w:ascii="맑은 고딕" w:eastAsia="맑은 고딕" w:hAnsi="맑은 고딕" w:cs="맑은 고딕"/>
          <w:lang w:eastAsia="ko-KR"/>
        </w:rPr>
        <w:t xml:space="preserve"> </w:t>
      </w:r>
      <w:r w:rsidR="00A42968">
        <w:rPr>
          <w:rFonts w:ascii="맑은 고딕" w:eastAsia="맑은 고딕" w:hAnsi="맑은 고딕" w:cs="맑은 고딕" w:hint="eastAsia"/>
          <w:lang w:eastAsia="ko-KR"/>
        </w:rPr>
        <w:t>복수의 후보 식사 유형들(</w:t>
      </w:r>
      <w:r w:rsidR="00A42968">
        <w:rPr>
          <w:rFonts w:ascii="맑은 고딕" w:eastAsia="맑은 고딕" w:hAnsi="맑은 고딕" w:cs="맑은 고딕"/>
          <w:lang w:eastAsia="ko-KR"/>
        </w:rPr>
        <w:t xml:space="preserve">510) </w:t>
      </w:r>
      <w:r w:rsidR="00A42968">
        <w:rPr>
          <w:rFonts w:ascii="맑은 고딕" w:eastAsia="맑은 고딕" w:hAnsi="맑은 고딕" w:cs="맑은 고딕" w:hint="eastAsia"/>
          <w:lang w:eastAsia="ko-KR"/>
        </w:rPr>
        <w:t>중 어느 하나의 후보 식사 유형을 선호 식사 유형으로 선택하는 사용자 입력을 획득하는 단계(</w:t>
      </w:r>
      <w:r w:rsidR="00A42968">
        <w:rPr>
          <w:rFonts w:ascii="맑은 고딕" w:eastAsia="맑은 고딕" w:hAnsi="맑은 고딕" w:cs="맑은 고딕"/>
          <w:lang w:eastAsia="ko-KR"/>
        </w:rPr>
        <w:t>S120)</w:t>
      </w:r>
      <w:r w:rsidR="00A42968">
        <w:rPr>
          <w:rFonts w:ascii="맑은 고딕" w:eastAsia="맑은 고딕" w:hAnsi="맑은 고딕" w:cs="맑은 고딕" w:hint="eastAsia"/>
          <w:lang w:eastAsia="ko-KR"/>
        </w:rPr>
        <w:t>를 포함할 수 있다.</w:t>
      </w:r>
    </w:p>
    <w:p w14:paraId="794577D2" w14:textId="56D69960" w:rsidR="0041196C" w:rsidRDefault="00E77976" w:rsidP="00E77976">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S1</w:t>
      </w:r>
      <w:r w:rsidR="00A42968">
        <w:rPr>
          <w:rFonts w:ascii="맑은 고딕" w:eastAsia="맑은 고딕" w:hAnsi="맑은 고딕" w:cs="맑은 고딕"/>
          <w:lang w:eastAsia="ko-KR"/>
        </w:rPr>
        <w:t>2</w:t>
      </w:r>
      <w:r>
        <w:rPr>
          <w:rFonts w:ascii="맑은 고딕" w:eastAsia="맑은 고딕" w:hAnsi="맑은 고딕" w:cs="맑은 고딕"/>
          <w:lang w:eastAsia="ko-KR"/>
        </w:rPr>
        <w:t>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1A3E9C">
        <w:rPr>
          <w:rFonts w:ascii="맑은 고딕" w:eastAsia="맑은 고딕" w:hAnsi="맑은 고딕" w:cs="맑은 고딕" w:hint="eastAsia"/>
          <w:lang w:eastAsia="ko-KR"/>
        </w:rPr>
        <w:t>사용자 인터페이스(</w:t>
      </w:r>
      <w:r w:rsidR="001A3E9C">
        <w:rPr>
          <w:rFonts w:ascii="맑은 고딕" w:eastAsia="맑은 고딕" w:hAnsi="맑은 고딕" w:cs="맑은 고딕"/>
          <w:lang w:eastAsia="ko-KR"/>
        </w:rPr>
        <w:t>500)</w:t>
      </w:r>
      <w:r w:rsidR="001A3E9C">
        <w:rPr>
          <w:rFonts w:ascii="맑은 고딕" w:eastAsia="맑은 고딕" w:hAnsi="맑은 고딕" w:cs="맑은 고딕" w:hint="eastAsia"/>
          <w:lang w:eastAsia="ko-KR"/>
        </w:rPr>
        <w:t>를 통하여,</w:t>
      </w:r>
      <w:r w:rsidR="001A3E9C">
        <w:rPr>
          <w:rFonts w:ascii="맑은 고딕" w:eastAsia="맑은 고딕" w:hAnsi="맑은 고딕" w:cs="맑은 고딕"/>
          <w:lang w:eastAsia="ko-KR"/>
        </w:rPr>
        <w:t xml:space="preserve"> </w:t>
      </w:r>
      <w:r w:rsidR="001A3E9C">
        <w:rPr>
          <w:rFonts w:ascii="맑은 고딕" w:eastAsia="맑은 고딕" w:hAnsi="맑은 고딕" w:cs="맑은 고딕" w:hint="eastAsia"/>
          <w:lang w:eastAsia="ko-KR"/>
        </w:rPr>
        <w:t>복수의 후보 식사 유형들(</w:t>
      </w:r>
      <w:r w:rsidR="001A3E9C">
        <w:rPr>
          <w:rFonts w:ascii="맑은 고딕" w:eastAsia="맑은 고딕" w:hAnsi="맑은 고딕" w:cs="맑은 고딕"/>
          <w:lang w:eastAsia="ko-KR"/>
        </w:rPr>
        <w:t xml:space="preserve">510) </w:t>
      </w:r>
      <w:r w:rsidR="001A3E9C">
        <w:rPr>
          <w:rFonts w:ascii="맑은 고딕" w:eastAsia="맑은 고딕" w:hAnsi="맑은 고딕" w:cs="맑은 고딕" w:hint="eastAsia"/>
          <w:lang w:eastAsia="ko-KR"/>
        </w:rPr>
        <w:t>중 어느 하나의 후보 식사 유형을 선호 식사 유형으로 선택하는 사용자 입력을 획득</w:t>
      </w:r>
      <w:r w:rsidR="0041196C">
        <w:rPr>
          <w:rFonts w:ascii="맑은 고딕" w:eastAsia="맑은 고딕" w:hAnsi="맑은 고딕" w:cs="맑은 고딕" w:hint="eastAsia"/>
          <w:lang w:eastAsia="ko-KR"/>
        </w:rPr>
        <w:t>할 수 있다.</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복수의 후보 식사 유형들(</w:t>
      </w:r>
      <w:r w:rsidR="0041196C">
        <w:rPr>
          <w:rFonts w:ascii="맑은 고딕" w:eastAsia="맑은 고딕" w:hAnsi="맑은 고딕" w:cs="맑은 고딕"/>
          <w:lang w:eastAsia="ko-KR"/>
        </w:rPr>
        <w:t xml:space="preserve">510) </w:t>
      </w:r>
      <w:r w:rsidR="0041196C">
        <w:rPr>
          <w:rFonts w:ascii="맑은 고딕" w:eastAsia="맑은 고딕" w:hAnsi="맑은 고딕" w:cs="맑은 고딕" w:hint="eastAsia"/>
          <w:lang w:eastAsia="ko-KR"/>
        </w:rPr>
        <w:t>중 어느 하나의</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후보 식사 유형을 선택하는 입력은,</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마우스,</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키보드</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등의 인터페이스 혹은 터치 패널 등을</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이용한 터치 입력을 통하여 획득될 수 있다.</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이때,</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 xml:space="preserve">사용자 입력은 </w:t>
      </w:r>
      <w:r w:rsidR="001A3E9C">
        <w:rPr>
          <w:rFonts w:ascii="맑은 고딕" w:eastAsia="맑은 고딕" w:hAnsi="맑은 고딕" w:cs="맑은 고딕" w:hint="eastAsia"/>
          <w:lang w:eastAsia="ko-KR"/>
        </w:rPr>
        <w:t>입출력 인터페이스(</w:t>
      </w:r>
      <w:r w:rsidR="001A3E9C">
        <w:rPr>
          <w:rFonts w:ascii="맑은 고딕" w:eastAsia="맑은 고딕" w:hAnsi="맑은 고딕" w:cs="맑은 고딕"/>
          <w:lang w:eastAsia="ko-KR"/>
        </w:rPr>
        <w:t xml:space="preserve">180) </w:t>
      </w:r>
      <w:r w:rsidR="001A3E9C">
        <w:rPr>
          <w:rFonts w:ascii="맑은 고딕" w:eastAsia="맑은 고딕" w:hAnsi="맑은 고딕" w:cs="맑은 고딕" w:hint="eastAsia"/>
          <w:lang w:eastAsia="ko-KR"/>
        </w:rPr>
        <w:t>또는 통신 인터페이스(</w:t>
      </w:r>
      <w:r w:rsidR="001A3E9C">
        <w:rPr>
          <w:rFonts w:ascii="맑은 고딕" w:eastAsia="맑은 고딕" w:hAnsi="맑은 고딕" w:cs="맑은 고딕"/>
          <w:lang w:eastAsia="ko-KR"/>
        </w:rPr>
        <w:t>190)</w:t>
      </w:r>
      <w:r w:rsidR="001A3E9C">
        <w:rPr>
          <w:rFonts w:ascii="맑은 고딕" w:eastAsia="맑은 고딕" w:hAnsi="맑은 고딕" w:cs="맑은 고딕" w:hint="eastAsia"/>
          <w:lang w:eastAsia="ko-KR"/>
        </w:rPr>
        <w:t xml:space="preserve">를 통하여 </w:t>
      </w:r>
      <w:r w:rsidR="0041196C">
        <w:rPr>
          <w:rFonts w:ascii="맑은 고딕" w:eastAsia="맑은 고딕" w:hAnsi="맑은 고딕" w:cs="맑은 고딕" w:hint="eastAsia"/>
          <w:lang w:eastAsia="ko-KR"/>
        </w:rPr>
        <w:t>시스템 장치(</w:t>
      </w:r>
      <w:r w:rsidR="0041196C">
        <w:rPr>
          <w:rFonts w:ascii="맑은 고딕" w:eastAsia="맑은 고딕" w:hAnsi="맑은 고딕" w:cs="맑은 고딕"/>
          <w:lang w:eastAsia="ko-KR"/>
        </w:rPr>
        <w:t>100)</w:t>
      </w:r>
      <w:r w:rsidR="0041196C">
        <w:rPr>
          <w:rFonts w:ascii="맑은 고딕" w:eastAsia="맑은 고딕" w:hAnsi="맑은 고딕" w:cs="맑은 고딕" w:hint="eastAsia"/>
          <w:lang w:eastAsia="ko-KR"/>
        </w:rPr>
        <w:t>로 제공될 수 있다.</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또한,</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사용</w:t>
      </w:r>
    </w:p>
    <w:p w14:paraId="2F63FC6E" w14:textId="435F2DFE" w:rsidR="00045D7E" w:rsidRDefault="00045D7E" w:rsidP="00045D7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식단들을 획득하는 단계(</w:t>
      </w:r>
      <w:r>
        <w:rPr>
          <w:rFonts w:ascii="맑은 고딕" w:eastAsia="맑은 고딕" w:hAnsi="맑은 고딕" w:cs="맑은 고딕"/>
          <w:lang w:eastAsia="ko-KR"/>
        </w:rPr>
        <w:t>200)</w:t>
      </w:r>
      <w:r>
        <w:rPr>
          <w:rFonts w:ascii="맑은 고딕" w:eastAsia="맑은 고딕" w:hAnsi="맑은 고딕" w:cs="맑은 고딕" w:hint="eastAsia"/>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유형에 대응되는 복수의 후보 음식 메뉴들 중에서,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음식 메뉴들을 선택하여 복수의 후보 식단들 중 어느 하나의 후보 식단을 획득하는 단계(S</w:t>
      </w:r>
      <w:r>
        <w:rPr>
          <w:rFonts w:ascii="맑은 고딕" w:eastAsia="맑은 고딕" w:hAnsi="맑은 고딕" w:cs="맑은 고딕"/>
          <w:lang w:eastAsia="ko-KR"/>
        </w:rPr>
        <w:t>210)</w:t>
      </w:r>
      <w:r>
        <w:rPr>
          <w:rFonts w:ascii="맑은 고딕" w:eastAsia="맑은 고딕" w:hAnsi="맑은 고딕" w:cs="맑은 고딕" w:hint="eastAsia"/>
          <w:lang w:eastAsia="ko-KR"/>
        </w:rPr>
        <w:t>를 포함할 수 있다.</w:t>
      </w:r>
    </w:p>
    <w:p w14:paraId="3574509A" w14:textId="747C1F17" w:rsidR="005F770F" w:rsidRDefault="005F770F" w:rsidP="00045D7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S210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선호 식사 유형에 대응되는 복수의 후보 </w:t>
      </w:r>
      <w:r>
        <w:rPr>
          <w:rFonts w:ascii="맑은 고딕" w:eastAsia="맑은 고딕" w:hAnsi="맑은 고딕" w:cs="맑은 고딕" w:hint="eastAsia"/>
          <w:lang w:eastAsia="ko-KR"/>
        </w:rPr>
        <w:lastRenderedPageBreak/>
        <w:t>음식 메뉴들 중에서,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음식 메뉴들을 선택하여 복수의 후보 식단들 중 어느 하나의 후보 식단을 획득</w:t>
      </w:r>
      <w:r w:rsidR="003C3463">
        <w:rPr>
          <w:rFonts w:ascii="맑은 고딕" w:eastAsia="맑은 고딕" w:hAnsi="맑은 고딕" w:cs="맑은 고딕" w:hint="eastAsia"/>
          <w:lang w:eastAsia="ko-KR"/>
        </w:rPr>
        <w:t>할 수 있다.</w:t>
      </w:r>
    </w:p>
    <w:p w14:paraId="55BFB807" w14:textId="4574BA01" w:rsidR="00045D7E" w:rsidRDefault="003937BE" w:rsidP="00045D7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음식 메뉴들은,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각 음식 메뉴의 카테고리 별로 구분될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밥의 카테고리 내에,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잡곡밥,</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쌀밥,</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콩밥,</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현미밥</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또는 </w:t>
      </w:r>
      <w:proofErr w:type="spellStart"/>
      <w:r>
        <w:rPr>
          <w:rFonts w:ascii="맑은 고딕" w:eastAsia="맑은 고딕" w:hAnsi="맑은 고딕" w:cs="맑은 고딕" w:hint="eastAsia"/>
          <w:lang w:eastAsia="ko-KR"/>
        </w:rPr>
        <w:t>흑미밥</w:t>
      </w:r>
      <w:proofErr w:type="spellEnd"/>
      <w:r>
        <w:rPr>
          <w:rFonts w:ascii="맑은 고딕" w:eastAsia="맑은 고딕" w:hAnsi="맑은 고딕" w:cs="맑은 고딕" w:hint="eastAsia"/>
          <w:lang w:eastAsia="ko-KR"/>
        </w:rPr>
        <w:t xml:space="preserve"> 등 다양한 종류의 후보 음식 메뉴들이 포함될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또한,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국의 카테고리 내에,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미역국, 부대찌개,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청국장,</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김치찌개,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된장찌개,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곰탕</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또는 설렁탕 등 다양한 종류의 후보 음식 메뉴들이 포함될 수 있다.</w:t>
      </w:r>
    </w:p>
    <w:p w14:paraId="1B280EB0" w14:textId="0801C7D8" w:rsidR="00D04602" w:rsidRDefault="00226C0B" w:rsidP="00D04602">
      <w:pPr>
        <w:widowControl w:val="0"/>
        <w:spacing w:line="360" w:lineRule="auto"/>
        <w:ind w:firstLine="800"/>
        <w:jc w:val="both"/>
        <w:rPr>
          <w:rFonts w:ascii="맑은 고딕" w:eastAsia="맑은 고딕" w:hAnsi="맑은 고딕" w:cs="맑은 고딕" w:hint="eastAsia"/>
          <w:lang w:eastAsia="ko-KR"/>
        </w:rPr>
      </w:pPr>
      <w:r>
        <w:rPr>
          <w:rFonts w:ascii="맑은 고딕" w:eastAsia="맑은 고딕" w:hAnsi="맑은 고딕" w:cs="맑은 고딕" w:hint="eastAsia"/>
          <w:lang w:eastAsia="ko-KR"/>
        </w:rPr>
        <w:t>단계 S</w:t>
      </w:r>
      <w:r>
        <w:rPr>
          <w:rFonts w:ascii="맑은 고딕" w:eastAsia="맑은 고딕" w:hAnsi="맑은 고딕" w:cs="맑은 고딕"/>
          <w:lang w:eastAsia="ko-KR"/>
        </w:rPr>
        <w:t>210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선호 식사 유형에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유형에 포함된 적어도 하나의 음식 카테고리에 각각 해당되는 음식 메뉴를,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음식 메뉴들 중에서 선별할 수 있다.</w:t>
      </w:r>
    </w:p>
    <w:p w14:paraId="4A8A798D" w14:textId="77777777" w:rsidR="00D04602" w:rsidRDefault="0094468F" w:rsidP="0094468F">
      <w:pPr>
        <w:widowControl w:val="0"/>
        <w:spacing w:line="360" w:lineRule="auto"/>
        <w:ind w:firstLine="800"/>
        <w:jc w:val="both"/>
        <w:rPr>
          <w:ins w:id="37" w:author="USER" w:date="2025-01-02T21:44:00Z"/>
          <w:rFonts w:ascii="맑은 고딕" w:eastAsia="맑은 고딕" w:hAnsi="맑은 고딕" w:cs="맑은 고딕"/>
          <w:lang w:eastAsia="ko-KR"/>
        </w:rPr>
      </w:pP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ins w:id="38" w:author="USER" w:date="2025-01-02T21:43:00Z">
        <w:r w:rsidR="00D04602">
          <w:rPr>
            <w:rFonts w:ascii="맑은 고딕" w:eastAsia="맑은 고딕" w:hAnsi="맑은 고딕" w:cs="맑은 고딕" w:hint="eastAsia"/>
            <w:lang w:eastAsia="ko-KR"/>
          </w:rPr>
          <w:t>각 식사 유형 별로 고유한 식사 구성 코드가 부여될 수 있다.</w:t>
        </w:r>
        <w:r w:rsidR="00D04602">
          <w:rPr>
            <w:rFonts w:ascii="맑은 고딕" w:eastAsia="맑은 고딕" w:hAnsi="맑은 고딕" w:cs="맑은 고딕"/>
            <w:lang w:eastAsia="ko-KR"/>
          </w:rPr>
          <w:t xml:space="preserve"> </w:t>
        </w:r>
        <w:r w:rsidR="00D04602">
          <w:rPr>
            <w:rFonts w:ascii="맑은 고딕" w:eastAsia="맑은 고딕" w:hAnsi="맑은 고딕" w:cs="맑은 고딕" w:hint="eastAsia"/>
            <w:lang w:eastAsia="ko-KR"/>
          </w:rPr>
          <w:t>본 개시의 일 실시예에서,</w:t>
        </w:r>
        <w:r w:rsidR="00D04602">
          <w:rPr>
            <w:rFonts w:ascii="맑은 고딕" w:eastAsia="맑은 고딕" w:hAnsi="맑은 고딕" w:cs="맑은 고딕"/>
            <w:lang w:eastAsia="ko-KR"/>
          </w:rPr>
          <w:t xml:space="preserve"> </w:t>
        </w:r>
        <w:r w:rsidR="00D04602">
          <w:rPr>
            <w:rFonts w:ascii="맑은 고딕" w:eastAsia="맑은 고딕" w:hAnsi="맑은 고딕" w:cs="맑은 고딕" w:hint="eastAsia"/>
            <w:lang w:eastAsia="ko-KR"/>
          </w:rPr>
          <w:t>각 식사 유형에 포함된 음식 메뉴에는 해당 식사 구성 코드가 함께 부여될 수 있다.</w:t>
        </w:r>
        <w:r w:rsidR="00D04602">
          <w:rPr>
            <w:rFonts w:ascii="맑은 고딕" w:eastAsia="맑은 고딕" w:hAnsi="맑은 고딕" w:cs="맑은 고딕"/>
            <w:lang w:eastAsia="ko-KR"/>
          </w:rPr>
          <w:t xml:space="preserve"> </w:t>
        </w:r>
        <w:r w:rsidR="00D04602">
          <w:rPr>
            <w:rFonts w:ascii="맑은 고딕" w:eastAsia="맑은 고딕" w:hAnsi="맑은 고딕" w:cs="맑은 고딕" w:hint="eastAsia"/>
            <w:lang w:eastAsia="ko-KR"/>
          </w:rPr>
          <w:t>본 개시의 일 실시예에서,</w:t>
        </w:r>
        <w:r w:rsidR="00D04602">
          <w:rPr>
            <w:rFonts w:ascii="맑은 고딕" w:eastAsia="맑은 고딕" w:hAnsi="맑은 고딕" w:cs="맑은 고딕"/>
            <w:lang w:eastAsia="ko-KR"/>
          </w:rPr>
          <w:t xml:space="preserve"> </w:t>
        </w:r>
        <w:r w:rsidR="00D04602">
          <w:rPr>
            <w:rFonts w:ascii="맑은 고딕" w:eastAsia="맑은 고딕" w:hAnsi="맑은 고딕" w:cs="맑은 고딕" w:hint="eastAsia"/>
            <w:lang w:eastAsia="ko-KR"/>
          </w:rPr>
          <w:t xml:space="preserve">식사 </w:t>
        </w:r>
        <w:r w:rsidR="00D04602">
          <w:rPr>
            <w:rFonts w:ascii="맑은 고딕" w:eastAsia="맑은 고딕" w:hAnsi="맑은 고딕" w:cs="맑은 고딕"/>
            <w:lang w:eastAsia="ko-KR"/>
          </w:rPr>
          <w:t xml:space="preserve">C </w:t>
        </w:r>
        <w:r w:rsidR="00D04602">
          <w:rPr>
            <w:rFonts w:ascii="맑은 고딕" w:eastAsia="맑은 고딕" w:hAnsi="맑은 고딕" w:cs="맑은 고딕" w:hint="eastAsia"/>
            <w:lang w:eastAsia="ko-KR"/>
          </w:rPr>
          <w:t>유형</w:t>
        </w:r>
      </w:ins>
      <w:ins w:id="39" w:author="USER" w:date="2025-01-02T21:44:00Z">
        <w:r w:rsidR="00D04602">
          <w:rPr>
            <w:rFonts w:ascii="맑은 고딕" w:eastAsia="맑은 고딕" w:hAnsi="맑은 고딕" w:cs="맑은 고딕" w:hint="eastAsia"/>
            <w:lang w:eastAsia="ko-KR"/>
          </w:rPr>
          <w:t>의 경우,</w:t>
        </w:r>
        <w:r w:rsidR="00D04602">
          <w:rPr>
            <w:rFonts w:ascii="맑은 고딕" w:eastAsia="맑은 고딕" w:hAnsi="맑은 고딕" w:cs="맑은 고딕"/>
            <w:lang w:eastAsia="ko-KR"/>
          </w:rPr>
          <w:t xml:space="preserve"> </w:t>
        </w:r>
        <w:r w:rsidR="00D04602">
          <w:rPr>
            <w:rFonts w:ascii="맑은 고딕" w:eastAsia="맑은 고딕" w:hAnsi="맑은 고딕" w:cs="맑은 고딕" w:hint="eastAsia"/>
            <w:lang w:eastAsia="ko-KR"/>
          </w:rPr>
          <w:t xml:space="preserve">식사 </w:t>
        </w:r>
        <w:r w:rsidR="00D04602">
          <w:rPr>
            <w:rFonts w:ascii="맑은 고딕" w:eastAsia="맑은 고딕" w:hAnsi="맑은 고딕" w:cs="맑은 고딕"/>
            <w:lang w:eastAsia="ko-KR"/>
          </w:rPr>
          <w:t xml:space="preserve">C </w:t>
        </w:r>
        <w:r w:rsidR="00D04602">
          <w:rPr>
            <w:rFonts w:ascii="맑은 고딕" w:eastAsia="맑은 고딕" w:hAnsi="맑은 고딕" w:cs="맑은 고딕" w:hint="eastAsia"/>
            <w:lang w:eastAsia="ko-KR"/>
          </w:rPr>
          <w:t>유형에 포함된 주식,</w:t>
        </w:r>
        <w:r w:rsidR="00D04602">
          <w:rPr>
            <w:rFonts w:ascii="맑은 고딕" w:eastAsia="맑은 고딕" w:hAnsi="맑은 고딕" w:cs="맑은 고딕"/>
            <w:lang w:eastAsia="ko-KR"/>
          </w:rPr>
          <w:t xml:space="preserve"> </w:t>
        </w:r>
        <w:proofErr w:type="spellStart"/>
        <w:r w:rsidR="00D04602">
          <w:rPr>
            <w:rFonts w:ascii="맑은 고딕" w:eastAsia="맑은 고딕" w:hAnsi="맑은 고딕" w:cs="맑은 고딕" w:hint="eastAsia"/>
            <w:lang w:eastAsia="ko-KR"/>
          </w:rPr>
          <w:t>국탕류</w:t>
        </w:r>
        <w:proofErr w:type="spellEnd"/>
        <w:r w:rsidR="00D04602">
          <w:rPr>
            <w:rFonts w:ascii="맑은 고딕" w:eastAsia="맑은 고딕" w:hAnsi="맑은 고딕" w:cs="맑은 고딕" w:hint="eastAsia"/>
            <w:lang w:eastAsia="ko-KR"/>
          </w:rPr>
          <w:t xml:space="preserve"> 및 김치는 각각 주식 </w:t>
        </w:r>
        <w:r w:rsidR="00D04602">
          <w:rPr>
            <w:rFonts w:ascii="맑은 고딕" w:eastAsia="맑은 고딕" w:hAnsi="맑은 고딕" w:cs="맑은 고딕"/>
            <w:lang w:eastAsia="ko-KR"/>
          </w:rPr>
          <w:t>C</w:t>
        </w:r>
        <w:r w:rsidR="00D04602">
          <w:rPr>
            <w:rFonts w:ascii="맑은 고딕" w:eastAsia="맑은 고딕" w:hAnsi="맑은 고딕" w:cs="맑은 고딕" w:hint="eastAsia"/>
            <w:lang w:eastAsia="ko-KR"/>
          </w:rPr>
          <w:t>형,</w:t>
        </w:r>
        <w:r w:rsidR="00D04602">
          <w:rPr>
            <w:rFonts w:ascii="맑은 고딕" w:eastAsia="맑은 고딕" w:hAnsi="맑은 고딕" w:cs="맑은 고딕"/>
            <w:lang w:eastAsia="ko-KR"/>
          </w:rPr>
          <w:t xml:space="preserve"> </w:t>
        </w:r>
        <w:proofErr w:type="spellStart"/>
        <w:r w:rsidR="00D04602">
          <w:rPr>
            <w:rFonts w:ascii="맑은 고딕" w:eastAsia="맑은 고딕" w:hAnsi="맑은 고딕" w:cs="맑은 고딕" w:hint="eastAsia"/>
            <w:lang w:eastAsia="ko-KR"/>
          </w:rPr>
          <w:t>국탕류</w:t>
        </w:r>
        <w:proofErr w:type="spellEnd"/>
        <w:r w:rsidR="00D04602">
          <w:rPr>
            <w:rFonts w:ascii="맑은 고딕" w:eastAsia="맑은 고딕" w:hAnsi="맑은 고딕" w:cs="맑은 고딕" w:hint="eastAsia"/>
            <w:lang w:eastAsia="ko-KR"/>
          </w:rPr>
          <w:t xml:space="preserve"> </w:t>
        </w:r>
        <w:r w:rsidR="00D04602">
          <w:rPr>
            <w:rFonts w:ascii="맑은 고딕" w:eastAsia="맑은 고딕" w:hAnsi="맑은 고딕" w:cs="맑은 고딕"/>
            <w:lang w:eastAsia="ko-KR"/>
          </w:rPr>
          <w:t>C</w:t>
        </w:r>
        <w:r w:rsidR="00D04602">
          <w:rPr>
            <w:rFonts w:ascii="맑은 고딕" w:eastAsia="맑은 고딕" w:hAnsi="맑은 고딕" w:cs="맑은 고딕" w:hint="eastAsia"/>
            <w:lang w:eastAsia="ko-KR"/>
          </w:rPr>
          <w:t xml:space="preserve">형 및 김치 </w:t>
        </w:r>
        <w:r w:rsidR="00D04602">
          <w:rPr>
            <w:rFonts w:ascii="맑은 고딕" w:eastAsia="맑은 고딕" w:hAnsi="맑은 고딕" w:cs="맑은 고딕"/>
            <w:lang w:eastAsia="ko-KR"/>
          </w:rPr>
          <w:t>C</w:t>
        </w:r>
        <w:r w:rsidR="00D04602">
          <w:rPr>
            <w:rFonts w:ascii="맑은 고딕" w:eastAsia="맑은 고딕" w:hAnsi="맑은 고딕" w:cs="맑은 고딕" w:hint="eastAsia"/>
            <w:lang w:eastAsia="ko-KR"/>
          </w:rPr>
          <w:t>형으로 구성될 수 있다.</w:t>
        </w:r>
        <w:r w:rsidR="00D04602">
          <w:rPr>
            <w:rFonts w:ascii="맑은 고딕" w:eastAsia="맑은 고딕" w:hAnsi="맑은 고딕" w:cs="맑은 고딕"/>
            <w:lang w:eastAsia="ko-KR"/>
          </w:rPr>
          <w:t xml:space="preserve"> </w:t>
        </w:r>
        <w:r w:rsidR="00D04602">
          <w:rPr>
            <w:rFonts w:ascii="맑은 고딕" w:eastAsia="맑은 고딕" w:hAnsi="맑은 고딕" w:cs="맑은 고딕" w:hint="eastAsia"/>
            <w:lang w:eastAsia="ko-KR"/>
          </w:rPr>
          <w:t xml:space="preserve">식사 </w:t>
        </w:r>
        <w:r w:rsidR="00D04602">
          <w:rPr>
            <w:rFonts w:ascii="맑은 고딕" w:eastAsia="맑은 고딕" w:hAnsi="맑은 고딕" w:cs="맑은 고딕"/>
            <w:lang w:eastAsia="ko-KR"/>
          </w:rPr>
          <w:t xml:space="preserve">E </w:t>
        </w:r>
        <w:r w:rsidR="00D04602">
          <w:rPr>
            <w:rFonts w:ascii="맑은 고딕" w:eastAsia="맑은 고딕" w:hAnsi="맑은 고딕" w:cs="맑은 고딕" w:hint="eastAsia"/>
            <w:lang w:eastAsia="ko-KR"/>
          </w:rPr>
          <w:t>유형의 경우,</w:t>
        </w:r>
        <w:r w:rsidR="00D04602">
          <w:rPr>
            <w:rFonts w:ascii="맑은 고딕" w:eastAsia="맑은 고딕" w:hAnsi="맑은 고딕" w:cs="맑은 고딕"/>
            <w:lang w:eastAsia="ko-KR"/>
          </w:rPr>
          <w:t xml:space="preserve"> </w:t>
        </w:r>
        <w:r w:rsidR="00D04602">
          <w:rPr>
            <w:rFonts w:ascii="맑은 고딕" w:eastAsia="맑은 고딕" w:hAnsi="맑은 고딕" w:cs="맑은 고딕" w:hint="eastAsia"/>
            <w:lang w:eastAsia="ko-KR"/>
          </w:rPr>
          <w:t xml:space="preserve">주식 </w:t>
        </w:r>
        <w:r w:rsidR="00D04602">
          <w:rPr>
            <w:rFonts w:ascii="맑은 고딕" w:eastAsia="맑은 고딕" w:hAnsi="맑은 고딕" w:cs="맑은 고딕"/>
            <w:lang w:eastAsia="ko-KR"/>
          </w:rPr>
          <w:t>E</w:t>
        </w:r>
        <w:r w:rsidR="00D04602">
          <w:rPr>
            <w:rFonts w:ascii="맑은 고딕" w:eastAsia="맑은 고딕" w:hAnsi="맑은 고딕" w:cs="맑은 고딕" w:hint="eastAsia"/>
            <w:lang w:eastAsia="ko-KR"/>
          </w:rPr>
          <w:t>형,</w:t>
        </w:r>
        <w:r w:rsidR="00D04602">
          <w:rPr>
            <w:rFonts w:ascii="맑은 고딕" w:eastAsia="맑은 고딕" w:hAnsi="맑은 고딕" w:cs="맑은 고딕"/>
            <w:lang w:eastAsia="ko-KR"/>
          </w:rPr>
          <w:t xml:space="preserve"> </w:t>
        </w:r>
        <w:proofErr w:type="spellStart"/>
        <w:r w:rsidR="00D04602">
          <w:rPr>
            <w:rFonts w:ascii="맑은 고딕" w:eastAsia="맑은 고딕" w:hAnsi="맑은 고딕" w:cs="맑은 고딕" w:hint="eastAsia"/>
            <w:lang w:eastAsia="ko-KR"/>
          </w:rPr>
          <w:t>국탕류</w:t>
        </w:r>
        <w:proofErr w:type="spellEnd"/>
        <w:r w:rsidR="00D04602">
          <w:rPr>
            <w:rFonts w:ascii="맑은 고딕" w:eastAsia="맑은 고딕" w:hAnsi="맑은 고딕" w:cs="맑은 고딕" w:hint="eastAsia"/>
            <w:lang w:eastAsia="ko-KR"/>
          </w:rPr>
          <w:t xml:space="preserve"> </w:t>
        </w:r>
        <w:r w:rsidR="00D04602">
          <w:rPr>
            <w:rFonts w:ascii="맑은 고딕" w:eastAsia="맑은 고딕" w:hAnsi="맑은 고딕" w:cs="맑은 고딕"/>
            <w:lang w:eastAsia="ko-KR"/>
          </w:rPr>
          <w:t xml:space="preserve">E </w:t>
        </w:r>
        <w:r w:rsidR="00D04602">
          <w:rPr>
            <w:rFonts w:ascii="맑은 고딕" w:eastAsia="맑은 고딕" w:hAnsi="맑은 고딕" w:cs="맑은 고딕" w:hint="eastAsia"/>
            <w:lang w:eastAsia="ko-KR"/>
          </w:rPr>
          <w:t>형</w:t>
        </w:r>
        <w:r w:rsidR="00D04602">
          <w:rPr>
            <w:rFonts w:ascii="맑은 고딕" w:eastAsia="맑은 고딕" w:hAnsi="맑은 고딕" w:cs="맑은 고딕"/>
            <w:lang w:eastAsia="ko-KR"/>
          </w:rPr>
          <w:t xml:space="preserve">, </w:t>
        </w:r>
        <w:r w:rsidR="00D04602">
          <w:rPr>
            <w:rFonts w:ascii="맑은 고딕" w:eastAsia="맑은 고딕" w:hAnsi="맑은 고딕" w:cs="맑은 고딕" w:hint="eastAsia"/>
            <w:lang w:eastAsia="ko-KR"/>
          </w:rPr>
          <w:t xml:space="preserve">메인 반찬 </w:t>
        </w:r>
        <w:r w:rsidR="00D04602">
          <w:rPr>
            <w:rFonts w:ascii="맑은 고딕" w:eastAsia="맑은 고딕" w:hAnsi="맑은 고딕" w:cs="맑은 고딕"/>
            <w:lang w:eastAsia="ko-KR"/>
          </w:rPr>
          <w:t>E</w:t>
        </w:r>
        <w:r w:rsidR="00D04602">
          <w:rPr>
            <w:rFonts w:ascii="맑은 고딕" w:eastAsia="맑은 고딕" w:hAnsi="맑은 고딕" w:cs="맑은 고딕" w:hint="eastAsia"/>
            <w:lang w:eastAsia="ko-KR"/>
          </w:rPr>
          <w:t>형,</w:t>
        </w:r>
        <w:r w:rsidR="00D04602">
          <w:rPr>
            <w:rFonts w:ascii="맑은 고딕" w:eastAsia="맑은 고딕" w:hAnsi="맑은 고딕" w:cs="맑은 고딕"/>
            <w:lang w:eastAsia="ko-KR"/>
          </w:rPr>
          <w:t xml:space="preserve"> </w:t>
        </w:r>
        <w:r w:rsidR="00D04602">
          <w:rPr>
            <w:rFonts w:ascii="맑은 고딕" w:eastAsia="맑은 고딕" w:hAnsi="맑은 고딕" w:cs="맑은 고딕" w:hint="eastAsia"/>
            <w:lang w:eastAsia="ko-KR"/>
          </w:rPr>
          <w:t xml:space="preserve">서브 반찬 </w:t>
        </w:r>
        <w:r w:rsidR="00D04602">
          <w:rPr>
            <w:rFonts w:ascii="맑은 고딕" w:eastAsia="맑은 고딕" w:hAnsi="맑은 고딕" w:cs="맑은 고딕"/>
            <w:lang w:eastAsia="ko-KR"/>
          </w:rPr>
          <w:t>E</w:t>
        </w:r>
        <w:r w:rsidR="00D04602">
          <w:rPr>
            <w:rFonts w:ascii="맑은 고딕" w:eastAsia="맑은 고딕" w:hAnsi="맑은 고딕" w:cs="맑은 고딕" w:hint="eastAsia"/>
            <w:lang w:eastAsia="ko-KR"/>
          </w:rPr>
          <w:t xml:space="preserve">형 및 김치 </w:t>
        </w:r>
        <w:r w:rsidR="00D04602">
          <w:rPr>
            <w:rFonts w:ascii="맑은 고딕" w:eastAsia="맑은 고딕" w:hAnsi="맑은 고딕" w:cs="맑은 고딕"/>
            <w:lang w:eastAsia="ko-KR"/>
          </w:rPr>
          <w:t>E</w:t>
        </w:r>
        <w:r w:rsidR="00D04602">
          <w:rPr>
            <w:rFonts w:ascii="맑은 고딕" w:eastAsia="맑은 고딕" w:hAnsi="맑은 고딕" w:cs="맑은 고딕" w:hint="eastAsia"/>
            <w:lang w:eastAsia="ko-KR"/>
          </w:rPr>
          <w:t>형으로 구성될 수 있다.</w:t>
        </w:r>
      </w:ins>
    </w:p>
    <w:p w14:paraId="54E5D7B3" w14:textId="118A71F4" w:rsidR="0094468F" w:rsidRDefault="00D04602" w:rsidP="0094468F">
      <w:pPr>
        <w:widowControl w:val="0"/>
        <w:spacing w:line="360" w:lineRule="auto"/>
        <w:ind w:firstLine="800"/>
        <w:jc w:val="both"/>
        <w:rPr>
          <w:rFonts w:ascii="맑은 고딕" w:eastAsia="맑은 고딕" w:hAnsi="맑은 고딕" w:cs="맑은 고딕"/>
          <w:lang w:eastAsia="ko-KR"/>
        </w:rPr>
      </w:pPr>
      <w:ins w:id="40" w:author="USER" w:date="2025-01-02T21:45:00Z">
        <w:r>
          <w:rPr>
            <w:rFonts w:ascii="맑은 고딕" w:eastAsia="맑은 고딕" w:hAnsi="맑은 고딕" w:cs="맑은 고딕" w:hint="eastAsia"/>
            <w:lang w:eastAsia="ko-KR"/>
          </w:rPr>
          <w:t>각 음식 메뉴에 부여된 식사 구성 코드가 다름에 따라,</w:t>
        </w:r>
        <w:r>
          <w:rPr>
            <w:rFonts w:ascii="맑은 고딕" w:eastAsia="맑은 고딕" w:hAnsi="맑은 고딕" w:cs="맑은 고딕"/>
            <w:lang w:eastAsia="ko-KR"/>
          </w:rPr>
          <w:t xml:space="preserve"> </w:t>
        </w:r>
      </w:ins>
      <w:r w:rsidR="0094468F">
        <w:rPr>
          <w:rFonts w:ascii="맑은 고딕" w:eastAsia="맑은 고딕" w:hAnsi="맑은 고딕" w:cs="맑은 고딕" w:hint="eastAsia"/>
          <w:lang w:eastAsia="ko-KR"/>
        </w:rPr>
        <w:t>각 카테고리에 포함된 음식 메뉴의 종류(예를 들어,</w:t>
      </w:r>
      <w:r w:rsidR="0094468F">
        <w:rPr>
          <w:rFonts w:ascii="맑은 고딕" w:eastAsia="맑은 고딕" w:hAnsi="맑은 고딕" w:cs="맑은 고딕"/>
          <w:lang w:eastAsia="ko-KR"/>
        </w:rPr>
        <w:t xml:space="preserve"> </w:t>
      </w:r>
      <w:r w:rsidR="0094468F">
        <w:rPr>
          <w:rFonts w:ascii="맑은 고딕" w:eastAsia="맑은 고딕" w:hAnsi="맑은 고딕" w:cs="맑은 고딕" w:hint="eastAsia"/>
          <w:lang w:eastAsia="ko-KR"/>
        </w:rPr>
        <w:t>국의 카테고리이더라도,</w:t>
      </w:r>
      <w:r w:rsidR="0094468F">
        <w:rPr>
          <w:rFonts w:ascii="맑은 고딕" w:eastAsia="맑은 고딕" w:hAnsi="맑은 고딕" w:cs="맑은 고딕"/>
          <w:lang w:eastAsia="ko-KR"/>
        </w:rPr>
        <w:t xml:space="preserve"> </w:t>
      </w:r>
      <w:r w:rsidR="0094468F">
        <w:rPr>
          <w:rFonts w:ascii="맑은 고딕" w:eastAsia="맑은 고딕" w:hAnsi="맑은 고딕" w:cs="맑은 고딕" w:hint="eastAsia"/>
          <w:lang w:eastAsia="ko-KR"/>
        </w:rPr>
        <w:t>후보 식사 유형에 따라 특정 식사 유형에서는 부대찌개가 국에 해당하는 음식 메뉴로 선택되고,</w:t>
      </w:r>
      <w:r w:rsidR="0094468F">
        <w:rPr>
          <w:rFonts w:ascii="맑은 고딕" w:eastAsia="맑은 고딕" w:hAnsi="맑은 고딕" w:cs="맑은 고딕"/>
          <w:lang w:eastAsia="ko-KR"/>
        </w:rPr>
        <w:t xml:space="preserve"> </w:t>
      </w:r>
      <w:r w:rsidR="0094468F">
        <w:rPr>
          <w:rFonts w:ascii="맑은 고딕" w:eastAsia="맑은 고딕" w:hAnsi="맑은 고딕" w:cs="맑은 고딕" w:hint="eastAsia"/>
          <w:lang w:eastAsia="ko-KR"/>
        </w:rPr>
        <w:t>다른 식사 유형에서는 미역국이 국에 해당하는 음식 메뉴로 선택되는 등)</w:t>
      </w:r>
      <w:r w:rsidR="00731AF6">
        <w:rPr>
          <w:rFonts w:ascii="맑은 고딕" w:eastAsia="맑은 고딕" w:hAnsi="맑은 고딕" w:cs="맑은 고딕" w:hint="eastAsia"/>
          <w:lang w:eastAsia="ko-KR"/>
        </w:rPr>
        <w:t>는 식사 유형 별로 서로 다를 수 있다.</w:t>
      </w:r>
      <w:r w:rsidR="00731AF6">
        <w:rPr>
          <w:rFonts w:ascii="맑은 고딕" w:eastAsia="맑은 고딕" w:hAnsi="맑은 고딕" w:cs="맑은 고딕"/>
          <w:lang w:eastAsia="ko-KR"/>
        </w:rPr>
        <w:t xml:space="preserve"> </w:t>
      </w:r>
      <w:r w:rsidR="00731AF6">
        <w:rPr>
          <w:rFonts w:ascii="맑은 고딕" w:eastAsia="맑은 고딕" w:hAnsi="맑은 고딕" w:cs="맑은 고딕" w:hint="eastAsia"/>
          <w:lang w:eastAsia="ko-KR"/>
        </w:rPr>
        <w:t>이 경우,</w:t>
      </w:r>
      <w:r w:rsidR="00731AF6">
        <w:rPr>
          <w:rFonts w:ascii="맑은 고딕" w:eastAsia="맑은 고딕" w:hAnsi="맑은 고딕" w:cs="맑은 고딕"/>
          <w:lang w:eastAsia="ko-KR"/>
        </w:rPr>
        <w:t xml:space="preserve"> </w:t>
      </w:r>
      <w:r w:rsidR="00731AF6">
        <w:rPr>
          <w:rFonts w:ascii="맑은 고딕" w:eastAsia="맑은 고딕" w:hAnsi="맑은 고딕" w:cs="맑은 고딕" w:hint="eastAsia"/>
          <w:lang w:eastAsia="ko-KR"/>
        </w:rPr>
        <w:t xml:space="preserve">식사 </w:t>
      </w:r>
      <w:r w:rsidR="00731AF6">
        <w:rPr>
          <w:rFonts w:ascii="맑은 고딕" w:eastAsia="맑은 고딕" w:hAnsi="맑은 고딕" w:cs="맑은 고딕"/>
          <w:lang w:eastAsia="ko-KR"/>
        </w:rPr>
        <w:t xml:space="preserve">B </w:t>
      </w:r>
      <w:r w:rsidR="00731AF6">
        <w:rPr>
          <w:rFonts w:ascii="맑은 고딕" w:eastAsia="맑은 고딕" w:hAnsi="맑은 고딕" w:cs="맑은 고딕" w:hint="eastAsia"/>
          <w:lang w:eastAsia="ko-KR"/>
        </w:rPr>
        <w:t>유형에서 선택될 수 있는 복수의 후보 음식 메뉴들의 구성과,</w:t>
      </w:r>
      <w:r w:rsidR="00731AF6">
        <w:rPr>
          <w:rFonts w:ascii="맑은 고딕" w:eastAsia="맑은 고딕" w:hAnsi="맑은 고딕" w:cs="맑은 고딕"/>
          <w:lang w:eastAsia="ko-KR"/>
        </w:rPr>
        <w:t xml:space="preserve"> </w:t>
      </w:r>
      <w:r w:rsidR="00731AF6">
        <w:rPr>
          <w:rFonts w:ascii="맑은 고딕" w:eastAsia="맑은 고딕" w:hAnsi="맑은 고딕" w:cs="맑은 고딕" w:hint="eastAsia"/>
          <w:lang w:eastAsia="ko-KR"/>
        </w:rPr>
        <w:t xml:space="preserve">식사 </w:t>
      </w:r>
      <w:r w:rsidR="00731AF6">
        <w:rPr>
          <w:rFonts w:ascii="맑은 고딕" w:eastAsia="맑은 고딕" w:hAnsi="맑은 고딕" w:cs="맑은 고딕"/>
          <w:lang w:eastAsia="ko-KR"/>
        </w:rPr>
        <w:t xml:space="preserve">C </w:t>
      </w:r>
      <w:r w:rsidR="00731AF6">
        <w:rPr>
          <w:rFonts w:ascii="맑은 고딕" w:eastAsia="맑은 고딕" w:hAnsi="맑은 고딕" w:cs="맑은 고딕" w:hint="eastAsia"/>
          <w:lang w:eastAsia="ko-KR"/>
        </w:rPr>
        <w:t xml:space="preserve">유형에서 선택될 수 있는 복수의 후보 음식 메뉴들의 구성이 서로 </w:t>
      </w:r>
      <w:r w:rsidR="00731AF6">
        <w:rPr>
          <w:rFonts w:ascii="맑은 고딕" w:eastAsia="맑은 고딕" w:hAnsi="맑은 고딕" w:cs="맑은 고딕" w:hint="eastAsia"/>
          <w:lang w:eastAsia="ko-KR"/>
        </w:rPr>
        <w:lastRenderedPageBreak/>
        <w:t>다르게 설정되어 있을 수 있다.</w:t>
      </w:r>
    </w:p>
    <w:p w14:paraId="39E227D0" w14:textId="076AAE7C" w:rsidR="00731AF6" w:rsidRDefault="00731AF6" w:rsidP="0094468F">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이러한 복수의 후보 음식 메뉴들과,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각 식사 유형에 따라 각 카테고리에 포함되는 </w:t>
      </w:r>
      <w:r>
        <w:rPr>
          <w:rFonts w:ascii="맑은 고딕" w:eastAsia="맑은 고딕" w:hAnsi="맑은 고딕" w:cs="맑은 고딕"/>
          <w:lang w:eastAsia="ko-KR"/>
        </w:rPr>
        <w:t>후</w:t>
      </w:r>
      <w:r>
        <w:rPr>
          <w:rFonts w:ascii="맑은 고딕" w:eastAsia="맑은 고딕" w:hAnsi="맑은 고딕" w:cs="맑은 고딕" w:hint="eastAsia"/>
          <w:lang w:eastAsia="ko-KR"/>
        </w:rPr>
        <w:t>보 음식 메뉴들의 구성의 데이터베이스는 미리 설정되어,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의 메모리(</w:t>
      </w:r>
      <w:r>
        <w:rPr>
          <w:rFonts w:ascii="맑은 고딕" w:eastAsia="맑은 고딕" w:hAnsi="맑은 고딕" w:cs="맑은 고딕"/>
          <w:lang w:eastAsia="ko-KR"/>
        </w:rPr>
        <w:t xml:space="preserve">150) </w:t>
      </w:r>
      <w:r>
        <w:rPr>
          <w:rFonts w:ascii="맑은 고딕" w:eastAsia="맑은 고딕" w:hAnsi="맑은 고딕" w:cs="맑은 고딕" w:hint="eastAsia"/>
          <w:lang w:eastAsia="ko-KR"/>
        </w:rPr>
        <w:t>내에 저장되어 있을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입출력 인터페이스(</w:t>
      </w:r>
      <w:r>
        <w:rPr>
          <w:rFonts w:ascii="맑은 고딕" w:eastAsia="맑은 고딕" w:hAnsi="맑은 고딕" w:cs="맑은 고딕"/>
          <w:lang w:eastAsia="ko-KR"/>
        </w:rPr>
        <w:t>180)</w:t>
      </w:r>
      <w:r>
        <w:rPr>
          <w:rFonts w:ascii="맑은 고딕" w:eastAsia="맑은 고딕" w:hAnsi="맑은 고딕" w:cs="맑은 고딕" w:hint="eastAsia"/>
          <w:lang w:eastAsia="ko-KR"/>
        </w:rPr>
        <w:t>나 통신 인터페이스(</w:t>
      </w:r>
      <w:r>
        <w:rPr>
          <w:rFonts w:ascii="맑은 고딕" w:eastAsia="맑은 고딕" w:hAnsi="맑은 고딕" w:cs="맑은 고딕"/>
          <w:lang w:eastAsia="ko-KR"/>
        </w:rPr>
        <w:t>190)</w:t>
      </w:r>
      <w:r>
        <w:rPr>
          <w:rFonts w:ascii="맑은 고딕" w:eastAsia="맑은 고딕" w:hAnsi="맑은 고딕" w:cs="맑은 고딕" w:hint="eastAsia"/>
          <w:lang w:eastAsia="ko-KR"/>
        </w:rPr>
        <w:t>를 통하여 외부의 전자 장치나 외부의 서버로부터 해당 데이터베이스를 제공받을 수도 있다.</w:t>
      </w:r>
    </w:p>
    <w:p w14:paraId="46655DCF" w14:textId="79AB70D7" w:rsidR="0094468F" w:rsidRPr="00105F73" w:rsidRDefault="00731AF6"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이를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사용자의 선호 식사 유형에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사용자가 선호하는 음식 카테고리의 조합을 갖는 후보 식</w:t>
      </w:r>
      <w:r w:rsidR="0000574D">
        <w:rPr>
          <w:rFonts w:ascii="맑은 고딕" w:eastAsia="맑은 고딕" w:hAnsi="맑은 고딕" w:cs="맑은 고딕" w:hint="eastAsia"/>
          <w:lang w:eastAsia="ko-KR"/>
        </w:rPr>
        <w:t>단</w:t>
      </w:r>
      <w:r>
        <w:rPr>
          <w:rFonts w:ascii="맑은 고딕" w:eastAsia="맑은 고딕" w:hAnsi="맑은 고딕" w:cs="맑은 고딕" w:hint="eastAsia"/>
          <w:lang w:eastAsia="ko-KR"/>
        </w:rPr>
        <w:t>들을 생성함과 동시에,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카테고리의 조합을 고려하여 적절하게 선택된 음식 메뉴를 포함하는 후보 식</w:t>
      </w:r>
      <w:r w:rsidR="0000574D">
        <w:rPr>
          <w:rFonts w:ascii="맑은 고딕" w:eastAsia="맑은 고딕" w:hAnsi="맑은 고딕" w:cs="맑은 고딕" w:hint="eastAsia"/>
          <w:lang w:eastAsia="ko-KR"/>
        </w:rPr>
        <w:t>단</w:t>
      </w:r>
      <w:r>
        <w:rPr>
          <w:rFonts w:ascii="맑은 고딕" w:eastAsia="맑은 고딕" w:hAnsi="맑은 고딕" w:cs="맑은 고딕" w:hint="eastAsia"/>
          <w:lang w:eastAsia="ko-KR"/>
        </w:rPr>
        <w:t>들을 생성할 수 있다</w:t>
      </w:r>
      <w:r>
        <w:rPr>
          <w:rFonts w:ascii="맑은 고딕" w:eastAsia="맑은 고딕" w:hAnsi="맑은 고딕" w:cs="맑은 고딕"/>
          <w:lang w:eastAsia="ko-KR"/>
        </w:rPr>
        <w:t>.</w:t>
      </w:r>
    </w:p>
    <w:p w14:paraId="2ED00597" w14:textId="25459B55" w:rsidR="00E05C92" w:rsidRPr="00C30DE1" w:rsidRDefault="00824D4A"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S210 </w:t>
      </w:r>
      <w:r>
        <w:rPr>
          <w:rFonts w:ascii="맑은 고딕" w:eastAsia="맑은 고딕" w:hAnsi="맑은 고딕" w:cs="맑은 고딕" w:hint="eastAsia"/>
          <w:lang w:eastAsia="ko-KR"/>
        </w:rPr>
        <w:t>이후에,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S300</w:t>
      </w:r>
      <w:r>
        <w:rPr>
          <w:rFonts w:ascii="맑은 고딕" w:eastAsia="맑은 고딕" w:hAnsi="맑은 고딕" w:cs="맑은 고딕" w:hint="eastAsia"/>
          <w:lang w:eastAsia="ko-KR"/>
        </w:rPr>
        <w:t>의 동작이 수행될 수 있다.</w:t>
      </w:r>
    </w:p>
    <w:p w14:paraId="3648D5B1" w14:textId="77777777" w:rsidR="00114886" w:rsidRDefault="00114886" w:rsidP="00DE7327">
      <w:pPr>
        <w:widowControl w:val="0"/>
        <w:spacing w:line="360" w:lineRule="auto"/>
        <w:ind w:firstLine="800"/>
        <w:jc w:val="both"/>
        <w:rPr>
          <w:rFonts w:ascii="맑은 고딕" w:eastAsia="맑은 고딕" w:hAnsi="맑은 고딕" w:cs="맑은 고딕"/>
          <w:lang w:eastAsia="ko-KR"/>
        </w:rPr>
      </w:pPr>
    </w:p>
    <w:p w14:paraId="1D0556CD" w14:textId="193D7C2B" w:rsidR="00114886" w:rsidRDefault="00114886" w:rsidP="00DE7327">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Pr>
          <w:rFonts w:ascii="맑은 고딕" w:eastAsia="맑은 고딕" w:hAnsi="맑은 고딕" w:cs="맑은 고딕"/>
          <w:highlight w:val="yellow"/>
          <w:lang w:eastAsia="ko-KR"/>
        </w:rPr>
        <w:t>6</w:t>
      </w:r>
      <w:r w:rsidRPr="00114886">
        <w:rPr>
          <w:rFonts w:ascii="맑은 고딕" w:eastAsia="맑은 고딕" w:hAnsi="맑은 고딕" w:cs="맑은 고딕"/>
          <w:highlight w:val="yellow"/>
          <w:lang w:eastAsia="ko-KR"/>
        </w:rPr>
        <w:t>&gt;</w:t>
      </w:r>
    </w:p>
    <w:p w14:paraId="06656250" w14:textId="7A64C98B"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도 6</w:t>
      </w:r>
      <w:r w:rsidRPr="00C30DE1">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Pr>
          <w:rFonts w:ascii="맑은 고딕" w:eastAsia="맑은 고딕" w:hAnsi="맑은 고딕" w:cs="맑은 고딕" w:hint="eastAsia"/>
          <w:lang w:eastAsia="ko-KR"/>
        </w:rPr>
        <w:t>영양 평가 모델을 설명하기 위한 도면이다.</w:t>
      </w:r>
    </w:p>
    <w:p w14:paraId="0794C625" w14:textId="1333FDF5" w:rsidR="00105F73" w:rsidRDefault="00105F73"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1,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 xml:space="preserve">및 도 </w:t>
      </w:r>
      <w:r>
        <w:rPr>
          <w:rFonts w:ascii="맑은 고딕" w:eastAsia="맑은 고딕" w:hAnsi="맑은 고딕" w:cs="맑은 고딕"/>
          <w:lang w:eastAsia="ko-KR"/>
        </w:rPr>
        <w:t>6</w:t>
      </w:r>
      <w:r>
        <w:rPr>
          <w:rFonts w:ascii="맑은 고딕" w:eastAsia="맑은 고딕" w:hAnsi="맑은 고딕" w:cs="맑은 고딕" w:hint="eastAsia"/>
          <w:lang w:eastAsia="ko-KR"/>
        </w:rPr>
        <w:t>을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6</w:t>
      </w:r>
      <w:r>
        <w:rPr>
          <w:rFonts w:ascii="맑은 고딕" w:eastAsia="맑은 고딕" w:hAnsi="맑은 고딕" w:cs="맑은 고딕" w:hint="eastAsia"/>
          <w:lang w:eastAsia="ko-KR"/>
        </w:rPr>
        <w:t>에는 영양 평가 모델(</w:t>
      </w:r>
      <w:r>
        <w:rPr>
          <w:rFonts w:ascii="맑은 고딕" w:eastAsia="맑은 고딕" w:hAnsi="맑은 고딕" w:cs="맑은 고딕"/>
          <w:lang w:eastAsia="ko-KR"/>
        </w:rPr>
        <w:t xml:space="preserve">121),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에 제공되는 사용자 개인 정보(</w:t>
      </w:r>
      <w:r>
        <w:rPr>
          <w:rFonts w:ascii="맑은 고딕" w:eastAsia="맑은 고딕" w:hAnsi="맑은 고딕" w:cs="맑은 고딕"/>
          <w:lang w:eastAsia="ko-KR"/>
        </w:rPr>
        <w:t xml:space="preserve">210) </w:t>
      </w:r>
      <w:r>
        <w:rPr>
          <w:rFonts w:ascii="맑은 고딕" w:eastAsia="맑은 고딕" w:hAnsi="맑은 고딕" w:cs="맑은 고딕" w:hint="eastAsia"/>
          <w:lang w:eastAsia="ko-KR"/>
        </w:rPr>
        <w:t>및 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을 통하여 획득된 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각각에 대한 복수의 영양 평가 점수들(</w:t>
      </w:r>
      <w:r>
        <w:rPr>
          <w:rFonts w:ascii="맑은 고딕" w:eastAsia="맑은 고딕" w:hAnsi="맑은 고딕" w:cs="맑은 고딕"/>
          <w:lang w:eastAsia="ko-KR"/>
        </w:rPr>
        <w:t>630)</w:t>
      </w:r>
      <w:r>
        <w:rPr>
          <w:rFonts w:ascii="맑은 고딕" w:eastAsia="맑은 고딕" w:hAnsi="맑은 고딕" w:cs="맑은 고딕" w:hint="eastAsia"/>
          <w:lang w:eastAsia="ko-KR"/>
        </w:rPr>
        <w:t>이 도시되어 있다.</w:t>
      </w:r>
    </w:p>
    <w:p w14:paraId="63377F5B" w14:textId="46D3BC16" w:rsidR="00886DB9" w:rsidRDefault="00886DB9" w:rsidP="00886DB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sidR="000D5937">
        <w:rPr>
          <w:rFonts w:ascii="맑은 고딕" w:eastAsia="맑은 고딕" w:hAnsi="맑은 고딕" w:cs="맑은 고딕" w:hint="eastAsia"/>
          <w:lang w:eastAsia="ko-KR"/>
        </w:rPr>
        <w:t>시스템 장치(</w:t>
      </w:r>
      <w:r w:rsidR="000D5937">
        <w:rPr>
          <w:rFonts w:ascii="맑은 고딕" w:eastAsia="맑은 고딕" w:hAnsi="맑은 고딕" w:cs="맑은 고딕"/>
          <w:lang w:eastAsia="ko-KR"/>
        </w:rPr>
        <w:t>100)</w:t>
      </w:r>
      <w:r w:rsidR="000D5937">
        <w:rPr>
          <w:rFonts w:ascii="맑은 고딕" w:eastAsia="맑은 고딕" w:hAnsi="맑은 고딕" w:cs="맑은 고딕" w:hint="eastAsia"/>
          <w:lang w:eastAsia="ko-KR"/>
        </w:rPr>
        <w:t xml:space="preserve">는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sidR="000D5937">
        <w:rPr>
          <w:rFonts w:ascii="맑은 고딕" w:eastAsia="맑은 고딕" w:hAnsi="맑은 고딕" w:cs="맑은 고딕" w:hint="eastAsia"/>
          <w:lang w:eastAsia="ko-KR"/>
        </w:rPr>
        <w:t>을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개인 정보(</w:t>
      </w:r>
      <w:r>
        <w:rPr>
          <w:rFonts w:ascii="맑은 고딕" w:eastAsia="맑은 고딕" w:hAnsi="맑은 고딕" w:cs="맑은 고딕"/>
          <w:lang w:eastAsia="ko-KR"/>
        </w:rPr>
        <w:t>210)</w:t>
      </w:r>
      <w:r>
        <w:rPr>
          <w:rFonts w:ascii="맑은 고딕" w:eastAsia="맑은 고딕" w:hAnsi="맑은 고딕" w:cs="맑은 고딕" w:hint="eastAsia"/>
          <w:lang w:eastAsia="ko-KR"/>
        </w:rPr>
        <w:t>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사용자에게 개인화된 기준 영양 섭취 기준을 획득</w:t>
      </w:r>
      <w:r w:rsidR="000D5937">
        <w:rPr>
          <w:rFonts w:ascii="맑은 고딕" w:eastAsia="맑은 고딕" w:hAnsi="맑은 고딕" w:cs="맑은 고딕" w:hint="eastAsia"/>
          <w:lang w:eastAsia="ko-KR"/>
        </w:rPr>
        <w:t>하는 동작(</w:t>
      </w:r>
      <w:r w:rsidR="000D5937">
        <w:rPr>
          <w:rFonts w:ascii="맑은 고딕" w:eastAsia="맑은 고딕" w:hAnsi="맑은 고딕" w:cs="맑은 고딕"/>
          <w:lang w:eastAsia="ko-KR"/>
        </w:rPr>
        <w:t>600)</w:t>
      </w:r>
      <w:r w:rsidR="000D5937">
        <w:rPr>
          <w:rFonts w:ascii="맑은 고딕" w:eastAsia="맑은 고딕" w:hAnsi="맑은 고딕" w:cs="맑은 고딕" w:hint="eastAsia"/>
          <w:lang w:eastAsia="ko-KR"/>
        </w:rPr>
        <w:t>을 수행할 수</w:t>
      </w:r>
      <w:r>
        <w:rPr>
          <w:rFonts w:ascii="맑은 고딕" w:eastAsia="맑은 고딕" w:hAnsi="맑은 고딕" w:cs="맑은 고딕" w:hint="eastAsia"/>
          <w:lang w:eastAsia="ko-KR"/>
        </w:rPr>
        <w:t xml:space="preserve"> 있다. 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 xml:space="preserve">은 </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한국인 영양소 </w:t>
      </w:r>
      <w:r>
        <w:rPr>
          <w:rFonts w:ascii="맑은 고딕" w:eastAsia="맑은 고딕" w:hAnsi="맑은 고딕" w:cs="맑은 고딕" w:hint="eastAsia"/>
          <w:lang w:eastAsia="ko-KR"/>
        </w:rPr>
        <w:lastRenderedPageBreak/>
        <w:t>섭취 기준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또는 </w:t>
      </w:r>
      <w:r>
        <w:rPr>
          <w:rFonts w:ascii="맑은 고딕" w:eastAsia="맑은 고딕" w:hAnsi="맑은 고딕" w:cs="맑은 고딕"/>
          <w:lang w:eastAsia="ko-KR"/>
        </w:rPr>
        <w:t>“</w:t>
      </w:r>
      <w:r>
        <w:rPr>
          <w:rFonts w:ascii="맑은 고딕" w:eastAsia="맑은 고딕" w:hAnsi="맑은 고딕" w:cs="맑은 고딕" w:hint="eastAsia"/>
          <w:lang w:eastAsia="ko-KR"/>
        </w:rPr>
        <w:t>국민건강영양조사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등과 같이,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보건복지부 등에서 제공하는 영양소 섭취 기준 데이터베이스(</w:t>
      </w:r>
      <w:r>
        <w:rPr>
          <w:rFonts w:ascii="맑은 고딕" w:eastAsia="맑은 고딕" w:hAnsi="맑은 고딕" w:cs="맑은 고딕"/>
          <w:lang w:eastAsia="ko-KR"/>
        </w:rPr>
        <w:t>610)</w:t>
      </w:r>
      <w:r>
        <w:rPr>
          <w:rFonts w:ascii="맑은 고딕" w:eastAsia="맑은 고딕" w:hAnsi="맑은 고딕" w:cs="맑은 고딕" w:hint="eastAsia"/>
          <w:lang w:eastAsia="ko-KR"/>
        </w:rPr>
        <w:t>에 기초하여 사용자에게 개인화된 기준 영양 섭취 기준을 획득할 수 있다.</w:t>
      </w:r>
    </w:p>
    <w:p w14:paraId="0DAD0585" w14:textId="4F7F0948" w:rsidR="00886DB9" w:rsidRDefault="00886DB9" w:rsidP="00886DB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영양소 섭취량 </w:t>
      </w:r>
      <w:r w:rsidR="00516D1C">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데이터베이스(</w:t>
      </w:r>
      <w:r>
        <w:rPr>
          <w:rFonts w:ascii="맑은 고딕" w:eastAsia="맑은 고딕" w:hAnsi="맑은 고딕" w:cs="맑은 고딕"/>
          <w:lang w:eastAsia="ko-KR"/>
        </w:rPr>
        <w:t>6</w:t>
      </w:r>
      <w:r w:rsidR="00516D1C">
        <w:rPr>
          <w:rFonts w:ascii="맑은 고딕" w:eastAsia="맑은 고딕" w:hAnsi="맑은 고딕" w:cs="맑은 고딕"/>
          <w:lang w:eastAsia="ko-KR"/>
        </w:rPr>
        <w:t>1</w:t>
      </w:r>
      <w:r>
        <w:rPr>
          <w:rFonts w:ascii="맑은 고딕" w:eastAsia="맑은 고딕" w:hAnsi="맑은 고딕" w:cs="맑은 고딕"/>
          <w:lang w:eastAsia="ko-KR"/>
        </w:rPr>
        <w:t>0)</w:t>
      </w:r>
      <w:r>
        <w:rPr>
          <w:rFonts w:ascii="맑은 고딕" w:eastAsia="맑은 고딕" w:hAnsi="맑은 고딕" w:cs="맑은 고딕" w:hint="eastAsia"/>
          <w:lang w:eastAsia="ko-KR"/>
        </w:rPr>
        <w:t xml:space="preserve">는 대상의 </w:t>
      </w:r>
      <w:r w:rsidR="00516D1C">
        <w:rPr>
          <w:rFonts w:ascii="맑은 고딕" w:eastAsia="맑은 고딕" w:hAnsi="맑은 고딕" w:cs="맑은 고딕" w:hint="eastAsia"/>
          <w:lang w:eastAsia="ko-KR"/>
        </w:rPr>
        <w:t>나이,</w:t>
      </w:r>
      <w:r w:rsidR="00516D1C">
        <w:rPr>
          <w:rFonts w:ascii="맑은 고딕" w:eastAsia="맑은 고딕" w:hAnsi="맑은 고딕" w:cs="맑은 고딕"/>
          <w:lang w:eastAsia="ko-KR"/>
        </w:rPr>
        <w:t xml:space="preserve"> </w:t>
      </w:r>
      <w:r w:rsidR="00516D1C">
        <w:rPr>
          <w:rFonts w:ascii="맑은 고딕" w:eastAsia="맑은 고딕" w:hAnsi="맑은 고딕" w:cs="맑은 고딕" w:hint="eastAsia"/>
          <w:lang w:eastAsia="ko-KR"/>
        </w:rPr>
        <w:t>성별,</w:t>
      </w:r>
      <w:r w:rsidR="00516D1C">
        <w:rPr>
          <w:rFonts w:ascii="맑은 고딕" w:eastAsia="맑은 고딕" w:hAnsi="맑은 고딕" w:cs="맑은 고딕"/>
          <w:lang w:eastAsia="ko-KR"/>
        </w:rPr>
        <w:t xml:space="preserve"> </w:t>
      </w:r>
      <w:r w:rsidR="00516D1C">
        <w:rPr>
          <w:rFonts w:ascii="맑은 고딕" w:eastAsia="맑은 고딕" w:hAnsi="맑은 고딕" w:cs="맑은 고딕" w:hint="eastAsia"/>
          <w:lang w:eastAsia="ko-KR"/>
        </w:rPr>
        <w:t>신장,</w:t>
      </w:r>
      <w:r w:rsidR="00516D1C">
        <w:rPr>
          <w:rFonts w:ascii="맑은 고딕" w:eastAsia="맑은 고딕" w:hAnsi="맑은 고딕" w:cs="맑은 고딕"/>
          <w:lang w:eastAsia="ko-KR"/>
        </w:rPr>
        <w:t xml:space="preserve"> </w:t>
      </w:r>
      <w:r w:rsidR="00516D1C">
        <w:rPr>
          <w:rFonts w:ascii="맑은 고딕" w:eastAsia="맑은 고딕" w:hAnsi="맑은 고딕" w:cs="맑은 고딕" w:hint="eastAsia"/>
          <w:lang w:eastAsia="ko-KR"/>
        </w:rPr>
        <w:t>체중 및 신체 활동 수준에 따른</w:t>
      </w:r>
      <w:r>
        <w:rPr>
          <w:rFonts w:ascii="맑은 고딕" w:eastAsia="맑은 고딕" w:hAnsi="맑은 고딕" w:cs="맑은 고딕" w:hint="eastAsia"/>
          <w:lang w:eastAsia="ko-KR"/>
        </w:rPr>
        <w:t xml:space="preserve"> 필요한 하루의 권장 영양소에 대한 정보를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sidR="00516D1C">
        <w:rPr>
          <w:rFonts w:ascii="맑은 고딕" w:eastAsia="맑은 고딕" w:hAnsi="맑은 고딕" w:cs="맑은 고딕" w:hint="eastAsia"/>
          <w:lang w:eastAsia="ko-KR"/>
        </w:rPr>
        <w:t>영양소 섭취량 기준 데이터베이스(</w:t>
      </w:r>
      <w:r w:rsidR="00516D1C">
        <w:rPr>
          <w:rFonts w:ascii="맑은 고딕" w:eastAsia="맑은 고딕" w:hAnsi="맑은 고딕" w:cs="맑은 고딕"/>
          <w:lang w:eastAsia="ko-KR"/>
        </w:rPr>
        <w:t>610)</w:t>
      </w:r>
      <w:r>
        <w:rPr>
          <w:rFonts w:ascii="맑은 고딕" w:eastAsia="맑은 고딕" w:hAnsi="맑은 고딕" w:cs="맑은 고딕" w:hint="eastAsia"/>
          <w:lang w:eastAsia="ko-KR"/>
        </w:rPr>
        <w:t xml:space="preserve">에는 </w:t>
      </w:r>
      <w:r w:rsidR="001E5E04">
        <w:rPr>
          <w:rFonts w:ascii="맑은 고딕" w:eastAsia="맑은 고딕" w:hAnsi="맑은 고딕" w:cs="맑은 고딕" w:hint="eastAsia"/>
          <w:lang w:eastAsia="ko-KR"/>
        </w:rPr>
        <w:t>대상의 나이,</w:t>
      </w:r>
      <w:r w:rsidR="001E5E04">
        <w:rPr>
          <w:rFonts w:ascii="맑은 고딕" w:eastAsia="맑은 고딕" w:hAnsi="맑은 고딕" w:cs="맑은 고딕"/>
          <w:lang w:eastAsia="ko-KR"/>
        </w:rPr>
        <w:t xml:space="preserve"> </w:t>
      </w:r>
      <w:r w:rsidR="001E5E04">
        <w:rPr>
          <w:rFonts w:ascii="맑은 고딕" w:eastAsia="맑은 고딕" w:hAnsi="맑은 고딕" w:cs="맑은 고딕" w:hint="eastAsia"/>
          <w:lang w:eastAsia="ko-KR"/>
        </w:rPr>
        <w:t>성별,</w:t>
      </w:r>
      <w:r w:rsidR="001E5E04">
        <w:rPr>
          <w:rFonts w:ascii="맑은 고딕" w:eastAsia="맑은 고딕" w:hAnsi="맑은 고딕" w:cs="맑은 고딕"/>
          <w:lang w:eastAsia="ko-KR"/>
        </w:rPr>
        <w:t xml:space="preserve"> </w:t>
      </w:r>
      <w:r w:rsidR="001E5E04">
        <w:rPr>
          <w:rFonts w:ascii="맑은 고딕" w:eastAsia="맑은 고딕" w:hAnsi="맑은 고딕" w:cs="맑은 고딕" w:hint="eastAsia"/>
          <w:lang w:eastAsia="ko-KR"/>
        </w:rPr>
        <w:t>신장,</w:t>
      </w:r>
      <w:r w:rsidR="001E5E04">
        <w:rPr>
          <w:rFonts w:ascii="맑은 고딕" w:eastAsia="맑은 고딕" w:hAnsi="맑은 고딕" w:cs="맑은 고딕"/>
          <w:lang w:eastAsia="ko-KR"/>
        </w:rPr>
        <w:t xml:space="preserve"> </w:t>
      </w:r>
      <w:r w:rsidR="001E5E04">
        <w:rPr>
          <w:rFonts w:ascii="맑은 고딕" w:eastAsia="맑은 고딕" w:hAnsi="맑은 고딕" w:cs="맑은 고딕" w:hint="eastAsia"/>
          <w:lang w:eastAsia="ko-KR"/>
        </w:rPr>
        <w:t xml:space="preserve">체중 및 신체 활동 수준에 따른 </w:t>
      </w:r>
      <w:r w:rsidR="00516D1C">
        <w:rPr>
          <w:rFonts w:ascii="맑은 고딕" w:eastAsia="맑은 고딕" w:hAnsi="맑은 고딕" w:cs="맑은 고딕" w:hint="eastAsia"/>
          <w:lang w:eastAsia="ko-KR"/>
        </w:rPr>
        <w:t xml:space="preserve">필요한 </w:t>
      </w:r>
      <w:r>
        <w:rPr>
          <w:rFonts w:ascii="맑은 고딕" w:eastAsia="맑은 고딕" w:hAnsi="맑은 고딕" w:cs="맑은 고딕" w:hint="eastAsia"/>
          <w:lang w:eastAsia="ko-KR"/>
        </w:rPr>
        <w:t xml:space="preserve">하루의 총 권장 칼로리의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구간,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및 특정 영양소들(예를 들어,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탄수화물,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단백질,</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지방,</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식이 섬유,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콜레스테롤,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당,</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나트륨,</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포화지방 등)에 대한 권장 섭취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구간에 대한 정보를 포함할 수 있다.</w:t>
      </w:r>
    </w:p>
    <w:p w14:paraId="2843B54D" w14:textId="6753271A" w:rsidR="008F3DD2" w:rsidRDefault="008F3DD2" w:rsidP="00886DB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본 개시의 </w:t>
      </w:r>
      <w:r w:rsidR="009739A6">
        <w:rPr>
          <w:rFonts w:ascii="맑은 고딕" w:eastAsia="맑은 고딕" w:hAnsi="맑은 고딕" w:cs="맑은 고딕" w:hint="eastAsia"/>
          <w:lang w:eastAsia="ko-KR"/>
        </w:rPr>
        <w:t>일 실시예에서,</w:t>
      </w:r>
      <w:r w:rsidR="009739A6">
        <w:rPr>
          <w:rFonts w:ascii="맑은 고딕" w:eastAsia="맑은 고딕" w:hAnsi="맑은 고딕" w:cs="맑은 고딕"/>
          <w:lang w:eastAsia="ko-KR"/>
        </w:rPr>
        <w:t xml:space="preserve"> </w:t>
      </w:r>
      <w:r w:rsidR="009739A6">
        <w:rPr>
          <w:rFonts w:ascii="맑은 고딕" w:eastAsia="맑은 고딕" w:hAnsi="맑은 고딕" w:cs="맑은 고딕" w:hint="eastAsia"/>
          <w:lang w:eastAsia="ko-KR"/>
        </w:rPr>
        <w:t>메모리(</w:t>
      </w:r>
      <w:r w:rsidR="009739A6">
        <w:rPr>
          <w:rFonts w:ascii="맑은 고딕" w:eastAsia="맑은 고딕" w:hAnsi="맑은 고딕" w:cs="맑은 고딕"/>
          <w:lang w:eastAsia="ko-KR"/>
        </w:rPr>
        <w:t>150)</w:t>
      </w:r>
      <w:r w:rsidR="009739A6">
        <w:rPr>
          <w:rFonts w:ascii="맑은 고딕" w:eastAsia="맑은 고딕" w:hAnsi="맑은 고딕" w:cs="맑은 고딕" w:hint="eastAsia"/>
          <w:lang w:eastAsia="ko-KR"/>
        </w:rPr>
        <w:t>에는 영양소 섭취 기준 데이터베이스(</w:t>
      </w:r>
      <w:r w:rsidR="009739A6">
        <w:rPr>
          <w:rFonts w:ascii="맑은 고딕" w:eastAsia="맑은 고딕" w:hAnsi="맑은 고딕" w:cs="맑은 고딕"/>
          <w:lang w:eastAsia="ko-KR"/>
        </w:rPr>
        <w:t>610)</w:t>
      </w:r>
      <w:r w:rsidR="009739A6">
        <w:rPr>
          <w:rFonts w:ascii="맑은 고딕" w:eastAsia="맑은 고딕" w:hAnsi="맑은 고딕" w:cs="맑은 고딕" w:hint="eastAsia"/>
          <w:lang w:eastAsia="ko-KR"/>
        </w:rPr>
        <w:t>가 포함될 수 있다.</w:t>
      </w:r>
      <w:r w:rsidR="009739A6">
        <w:rPr>
          <w:rFonts w:ascii="맑은 고딕" w:eastAsia="맑은 고딕" w:hAnsi="맑은 고딕" w:cs="맑은 고딕"/>
          <w:lang w:eastAsia="ko-KR"/>
        </w:rPr>
        <w:t xml:space="preserve"> </w:t>
      </w:r>
      <w:r w:rsidR="009739A6">
        <w:rPr>
          <w:rFonts w:ascii="맑은 고딕" w:eastAsia="맑은 고딕" w:hAnsi="맑은 고딕" w:cs="맑은 고딕" w:hint="eastAsia"/>
          <w:lang w:eastAsia="ko-KR"/>
        </w:rPr>
        <w:t>다만,</w:t>
      </w:r>
      <w:r w:rsidR="009739A6">
        <w:rPr>
          <w:rFonts w:ascii="맑은 고딕" w:eastAsia="맑은 고딕" w:hAnsi="맑은 고딕" w:cs="맑은 고딕"/>
          <w:lang w:eastAsia="ko-KR"/>
        </w:rPr>
        <w:t xml:space="preserve"> </w:t>
      </w:r>
      <w:r w:rsidR="009739A6">
        <w:rPr>
          <w:rFonts w:ascii="맑은 고딕" w:eastAsia="맑은 고딕" w:hAnsi="맑은 고딕" w:cs="맑은 고딕" w:hint="eastAsia"/>
          <w:lang w:eastAsia="ko-KR"/>
        </w:rPr>
        <w:t>본 개시는 이에 제한되지 않고,</w:t>
      </w:r>
      <w:r w:rsidR="009739A6">
        <w:rPr>
          <w:rFonts w:ascii="맑은 고딕" w:eastAsia="맑은 고딕" w:hAnsi="맑은 고딕" w:cs="맑은 고딕"/>
          <w:lang w:eastAsia="ko-KR"/>
        </w:rPr>
        <w:t xml:space="preserve"> </w:t>
      </w:r>
      <w:r w:rsidR="009739A6">
        <w:rPr>
          <w:rFonts w:ascii="맑은 고딕" w:eastAsia="맑은 고딕" w:hAnsi="맑은 고딕" w:cs="맑은 고딕" w:hint="eastAsia"/>
          <w:lang w:eastAsia="ko-KR"/>
        </w:rPr>
        <w:t>시스템 장치(</w:t>
      </w:r>
      <w:r w:rsidR="009739A6">
        <w:rPr>
          <w:rFonts w:ascii="맑은 고딕" w:eastAsia="맑은 고딕" w:hAnsi="맑은 고딕" w:cs="맑은 고딕"/>
          <w:lang w:eastAsia="ko-KR"/>
        </w:rPr>
        <w:t>100)</w:t>
      </w:r>
      <w:r w:rsidR="009739A6">
        <w:rPr>
          <w:rFonts w:ascii="맑은 고딕" w:eastAsia="맑은 고딕" w:hAnsi="맑은 고딕" w:cs="맑은 고딕" w:hint="eastAsia"/>
          <w:lang w:eastAsia="ko-KR"/>
        </w:rPr>
        <w:t>는 입출력 인터페이스(</w:t>
      </w:r>
      <w:r w:rsidR="009739A6">
        <w:rPr>
          <w:rFonts w:ascii="맑은 고딕" w:eastAsia="맑은 고딕" w:hAnsi="맑은 고딕" w:cs="맑은 고딕"/>
          <w:lang w:eastAsia="ko-KR"/>
        </w:rPr>
        <w:t xml:space="preserve">180) </w:t>
      </w:r>
      <w:r w:rsidR="009739A6">
        <w:rPr>
          <w:rFonts w:ascii="맑은 고딕" w:eastAsia="맑은 고딕" w:hAnsi="맑은 고딕" w:cs="맑은 고딕" w:hint="eastAsia"/>
          <w:lang w:eastAsia="ko-KR"/>
        </w:rPr>
        <w:t>또는 통신 인터페이스(</w:t>
      </w:r>
      <w:r w:rsidR="009739A6">
        <w:rPr>
          <w:rFonts w:ascii="맑은 고딕" w:eastAsia="맑은 고딕" w:hAnsi="맑은 고딕" w:cs="맑은 고딕"/>
          <w:lang w:eastAsia="ko-KR"/>
        </w:rPr>
        <w:t>190)</w:t>
      </w:r>
      <w:r w:rsidR="009739A6">
        <w:rPr>
          <w:rFonts w:ascii="맑은 고딕" w:eastAsia="맑은 고딕" w:hAnsi="맑은 고딕" w:cs="맑은 고딕" w:hint="eastAsia"/>
          <w:lang w:eastAsia="ko-KR"/>
        </w:rPr>
        <w:t>을 통하여,</w:t>
      </w:r>
      <w:r w:rsidR="009739A6">
        <w:rPr>
          <w:rFonts w:ascii="맑은 고딕" w:eastAsia="맑은 고딕" w:hAnsi="맑은 고딕" w:cs="맑은 고딕"/>
          <w:lang w:eastAsia="ko-KR"/>
        </w:rPr>
        <w:t xml:space="preserve"> </w:t>
      </w:r>
      <w:r w:rsidR="009739A6">
        <w:rPr>
          <w:rFonts w:ascii="맑은 고딕" w:eastAsia="맑은 고딕" w:hAnsi="맑은 고딕" w:cs="맑은 고딕" w:hint="eastAsia"/>
          <w:lang w:eastAsia="ko-KR"/>
        </w:rPr>
        <w:t xml:space="preserve">외부의 전자 장치 또는 외부의 서버로부터 </w:t>
      </w:r>
      <w:r w:rsidR="00AC6FDD">
        <w:rPr>
          <w:rFonts w:ascii="맑은 고딕" w:eastAsia="맑은 고딕" w:hAnsi="맑은 고딕" w:cs="맑은 고딕" w:hint="eastAsia"/>
          <w:lang w:eastAsia="ko-KR"/>
        </w:rPr>
        <w:t>영양소 섭취 기준 데이터베이스(</w:t>
      </w:r>
      <w:r w:rsidR="00AC6FDD">
        <w:rPr>
          <w:rFonts w:ascii="맑은 고딕" w:eastAsia="맑은 고딕" w:hAnsi="맑은 고딕" w:cs="맑은 고딕"/>
          <w:lang w:eastAsia="ko-KR"/>
        </w:rPr>
        <w:t>610)</w:t>
      </w:r>
      <w:r w:rsidR="009739A6">
        <w:rPr>
          <w:rFonts w:ascii="맑은 고딕" w:eastAsia="맑은 고딕" w:hAnsi="맑은 고딕" w:cs="맑은 고딕" w:hint="eastAsia"/>
          <w:lang w:eastAsia="ko-KR"/>
        </w:rPr>
        <w:t>를 획득할 수도 있다.</w:t>
      </w:r>
    </w:p>
    <w:p w14:paraId="035B02EB" w14:textId="7F9AB3F1" w:rsidR="00886DB9" w:rsidRDefault="000D5937" w:rsidP="00886DB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을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각각을 획득된 기준 영양 섭취 기준을 비교하는 동작을 수행할 수 있다(</w:t>
      </w:r>
      <w:r>
        <w:rPr>
          <w:rFonts w:ascii="맑은 고딕" w:eastAsia="맑은 고딕" w:hAnsi="맑은 고딕" w:cs="맑은 고딕"/>
          <w:lang w:eastAsia="ko-KR"/>
        </w:rPr>
        <w:t>620).</w:t>
      </w:r>
    </w:p>
    <w:p w14:paraId="4163B73D" w14:textId="24BFC7D5" w:rsidR="00625902" w:rsidRDefault="00F33F3E" w:rsidP="00625902">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아침 끼니,</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점심 끼니 및 저녁 끼니를 포함하는 하루 식단을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sidR="000D5937">
        <w:rPr>
          <w:rFonts w:ascii="맑은 고딕" w:eastAsia="맑은 고딕" w:hAnsi="맑은 고딕" w:cs="맑은 고딕"/>
          <w:lang w:eastAsia="ko-KR"/>
        </w:rPr>
        <w:t xml:space="preserve"> </w:t>
      </w:r>
      <w:r w:rsidR="000D5937">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111</w:t>
      </w:r>
      <w:r w:rsidR="000D5937">
        <w:rPr>
          <w:rFonts w:ascii="맑은 고딕" w:eastAsia="맑은 고딕" w:hAnsi="맑은 고딕" w:cs="맑은 고딕"/>
          <w:lang w:eastAsia="ko-KR"/>
        </w:rPr>
        <w:t>)</w:t>
      </w:r>
      <w:r w:rsidR="000D5937">
        <w:rPr>
          <w:rFonts w:ascii="맑은 고딕" w:eastAsia="맑은 고딕" w:hAnsi="맑은 고딕" w:cs="맑은 고딕" w:hint="eastAsia"/>
          <w:lang w:eastAsia="ko-KR"/>
        </w:rPr>
        <w:t>에 포함된 복수의 음식 메뉴들 각각의 양,</w:t>
      </w:r>
      <w:r w:rsidR="000D5937">
        <w:rPr>
          <w:rFonts w:ascii="맑은 고딕" w:eastAsia="맑은 고딕" w:hAnsi="맑은 고딕" w:cs="맑은 고딕"/>
          <w:lang w:eastAsia="ko-KR"/>
        </w:rPr>
        <w:t xml:space="preserve"> </w:t>
      </w:r>
      <w:r w:rsidR="000D5937">
        <w:rPr>
          <w:rFonts w:ascii="맑은 고딕" w:eastAsia="맑은 고딕" w:hAnsi="맑은 고딕" w:cs="맑은 고딕" w:hint="eastAsia"/>
          <w:lang w:eastAsia="ko-KR"/>
        </w:rPr>
        <w:t>비용, 칼로리,</w:t>
      </w:r>
      <w:r w:rsidR="000D5937">
        <w:rPr>
          <w:rFonts w:ascii="맑은 고딕" w:eastAsia="맑은 고딕" w:hAnsi="맑은 고딕" w:cs="맑은 고딕"/>
          <w:lang w:eastAsia="ko-KR"/>
        </w:rPr>
        <w:t xml:space="preserve"> </w:t>
      </w:r>
      <w:r w:rsidR="000D5937">
        <w:rPr>
          <w:rFonts w:ascii="맑은 고딕" w:eastAsia="맑은 고딕" w:hAnsi="맑은 고딕" w:cs="맑은 고딕" w:hint="eastAsia"/>
          <w:lang w:eastAsia="ko-KR"/>
        </w:rPr>
        <w:t>특정 영양소의 함유량은 미리 정해진 것일 수 있다</w:t>
      </w:r>
      <w:r w:rsidR="000D5937">
        <w:rPr>
          <w:rFonts w:ascii="맑은 고딕" w:eastAsia="맑은 고딕" w:hAnsi="맑은 고딕" w:cs="맑은 고딕"/>
          <w:lang w:eastAsia="ko-KR"/>
        </w:rPr>
        <w:t xml:space="preserve">. </w:t>
      </w:r>
    </w:p>
    <w:p w14:paraId="6C277185" w14:textId="53470C67" w:rsidR="00F33F3E" w:rsidRDefault="00625902" w:rsidP="00886DB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lastRenderedPageBreak/>
        <w:t>이에 따라,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각각에 포함된 하루의 칼로리와,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특정 영양소 별 함량을 획득할 수 있다</w:t>
      </w:r>
      <w:r w:rsidR="00597AA4">
        <w:rPr>
          <w:rFonts w:ascii="맑은 고딕" w:eastAsia="맑은 고딕" w:hAnsi="맑은 고딕" w:cs="맑은 고딕" w:hint="eastAsia"/>
          <w:lang w:eastAsia="ko-KR"/>
        </w:rPr>
        <w:t xml:space="preserve"> 또한,</w:t>
      </w:r>
      <w:r w:rsidR="00597AA4">
        <w:rPr>
          <w:rFonts w:ascii="맑은 고딕" w:eastAsia="맑은 고딕" w:hAnsi="맑은 고딕" w:cs="맑은 고딕"/>
          <w:lang w:eastAsia="ko-KR"/>
        </w:rPr>
        <w:t xml:space="preserve"> </w:t>
      </w:r>
      <w:r w:rsidR="00597AA4">
        <w:rPr>
          <w:rFonts w:ascii="맑은 고딕" w:eastAsia="맑은 고딕" w:hAnsi="맑은 고딕" w:cs="맑은 고딕" w:hint="eastAsia"/>
          <w:lang w:eastAsia="ko-KR"/>
        </w:rPr>
        <w:t>기준 영양 섭취 기준은,</w:t>
      </w:r>
      <w:r w:rsidR="00597AA4">
        <w:rPr>
          <w:rFonts w:ascii="맑은 고딕" w:eastAsia="맑은 고딕" w:hAnsi="맑은 고딕" w:cs="맑은 고딕"/>
          <w:lang w:eastAsia="ko-KR"/>
        </w:rPr>
        <w:t xml:space="preserve"> </w:t>
      </w:r>
      <w:r w:rsidR="00597AA4">
        <w:rPr>
          <w:rFonts w:ascii="맑은 고딕" w:eastAsia="맑은 고딕" w:hAnsi="맑은 고딕" w:cs="맑은 고딕" w:hint="eastAsia"/>
          <w:lang w:eastAsia="ko-KR"/>
        </w:rPr>
        <w:t xml:space="preserve">하루에 섭취할 권장 칼로리 </w:t>
      </w:r>
      <w:r w:rsidR="00CB13B6">
        <w:rPr>
          <w:rFonts w:ascii="맑은 고딕" w:eastAsia="맑은 고딕" w:hAnsi="맑은 고딕" w:cs="맑은 고딕" w:hint="eastAsia"/>
          <w:lang w:eastAsia="ko-KR"/>
        </w:rPr>
        <w:t>기준 구간</w:t>
      </w:r>
      <w:r w:rsidR="00597AA4">
        <w:rPr>
          <w:rFonts w:ascii="맑은 고딕" w:eastAsia="맑은 고딕" w:hAnsi="맑은 고딕" w:cs="맑은 고딕" w:hint="eastAsia"/>
          <w:lang w:eastAsia="ko-KR"/>
        </w:rPr>
        <w:t>과,</w:t>
      </w:r>
      <w:r w:rsidR="00597AA4">
        <w:rPr>
          <w:rFonts w:ascii="맑은 고딕" w:eastAsia="맑은 고딕" w:hAnsi="맑은 고딕" w:cs="맑은 고딕"/>
          <w:lang w:eastAsia="ko-KR"/>
        </w:rPr>
        <w:t xml:space="preserve"> </w:t>
      </w:r>
      <w:r w:rsidR="00597AA4">
        <w:rPr>
          <w:rFonts w:ascii="맑은 고딕" w:eastAsia="맑은 고딕" w:hAnsi="맑은 고딕" w:cs="맑은 고딕" w:hint="eastAsia"/>
          <w:lang w:eastAsia="ko-KR"/>
        </w:rPr>
        <w:t>복수의 특정 영양소 별 함량 기준</w:t>
      </w:r>
      <w:r w:rsidR="00CB13B6">
        <w:rPr>
          <w:rFonts w:ascii="맑은 고딕" w:eastAsia="맑은 고딕" w:hAnsi="맑은 고딕" w:cs="맑은 고딕" w:hint="eastAsia"/>
          <w:lang w:eastAsia="ko-KR"/>
        </w:rPr>
        <w:t xml:space="preserve"> 구간</w:t>
      </w:r>
      <w:r w:rsidR="00597AA4">
        <w:rPr>
          <w:rFonts w:ascii="맑은 고딕" w:eastAsia="맑은 고딕" w:hAnsi="맑은 고딕" w:cs="맑은 고딕" w:hint="eastAsia"/>
          <w:lang w:eastAsia="ko-KR"/>
        </w:rPr>
        <w:t>을 포함할 수 있다.</w:t>
      </w:r>
    </w:p>
    <w:p w14:paraId="4C93F7F7" w14:textId="76570E48" w:rsidR="00F33F3E" w:rsidRDefault="00F33F3E" w:rsidP="00F33F3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 xml:space="preserve">은 권장 칼로리 </w:t>
      </w:r>
      <w:r w:rsidR="00CB13B6">
        <w:rPr>
          <w:rFonts w:ascii="맑은 고딕" w:eastAsia="맑은 고딕" w:hAnsi="맑은 고딕" w:cs="맑은 고딕" w:hint="eastAsia"/>
          <w:lang w:eastAsia="ko-KR"/>
        </w:rPr>
        <w:t>기준 구간</w:t>
      </w:r>
      <w:r>
        <w:rPr>
          <w:rFonts w:ascii="맑은 고딕" w:eastAsia="맑은 고딕" w:hAnsi="맑은 고딕" w:cs="맑은 고딕" w:hint="eastAsia"/>
          <w:lang w:eastAsia="ko-KR"/>
        </w:rPr>
        <w:t xml:space="preserve">과 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w:t>
      </w:r>
      <w:r w:rsidR="00CB13B6">
        <w:rPr>
          <w:rFonts w:ascii="맑은 고딕" w:eastAsia="맑은 고딕" w:hAnsi="맑은 고딕" w:cs="맑은 고딕" w:hint="eastAsia"/>
          <w:lang w:eastAsia="ko-KR"/>
        </w:rPr>
        <w:t>들</w:t>
      </w:r>
      <w:r>
        <w:rPr>
          <w:rFonts w:ascii="맑은 고딕" w:eastAsia="맑은 고딕" w:hAnsi="맑은 고딕" w:cs="맑은 고딕" w:hint="eastAsia"/>
          <w:lang w:eastAsia="ko-KR"/>
        </w:rPr>
        <w:t xml:space="preserve"> 각각의 칼로리를 비교하여,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점수를 제공할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 각각의 칼로리가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권장 칼로리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구간 내에 포함된 경우 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은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서브 영양 점수를 </w:t>
      </w:r>
      <w:r w:rsidR="00470702">
        <w:rPr>
          <w:rFonts w:ascii="맑은 고딕" w:eastAsia="맑은 고딕" w:hAnsi="맑은 고딕" w:cs="맑은 고딕"/>
          <w:lang w:eastAsia="ko-KR"/>
        </w:rPr>
        <w:t>1</w:t>
      </w:r>
      <w:r>
        <w:rPr>
          <w:rFonts w:ascii="맑은 고딕" w:eastAsia="맑은 고딕" w:hAnsi="맑은 고딕" w:cs="맑은 고딕" w:hint="eastAsia"/>
          <w:lang w:eastAsia="ko-KR"/>
        </w:rPr>
        <w:t>점을 제공할 수 있다.</w:t>
      </w:r>
      <w:r w:rsidRPr="001D400F">
        <w:rPr>
          <w:rFonts w:ascii="맑은 고딕" w:eastAsia="맑은 고딕" w:hAnsi="맑은 고딕" w:cs="맑은 고딕" w:hint="eastAsia"/>
          <w:lang w:eastAsia="ko-KR"/>
        </w:rPr>
        <w:t xml:space="preserve"> </w:t>
      </w:r>
    </w:p>
    <w:p w14:paraId="639CA8AD" w14:textId="2C35F73F" w:rsidR="00F33F3E" w:rsidRDefault="00F33F3E" w:rsidP="00F33F3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 각각의 칼로리가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권장 칼로리 </w:t>
      </w:r>
      <w:r w:rsidR="00CB13B6">
        <w:rPr>
          <w:rFonts w:ascii="맑은 고딕" w:eastAsia="맑은 고딕" w:hAnsi="맑은 고딕" w:cs="맑은 고딕" w:hint="eastAsia"/>
          <w:lang w:eastAsia="ko-KR"/>
        </w:rPr>
        <w:t xml:space="preserve">기준 구간 </w:t>
      </w:r>
      <w:r>
        <w:rPr>
          <w:rFonts w:ascii="맑은 고딕" w:eastAsia="맑은 고딕" w:hAnsi="맑은 고딕" w:cs="맑은 고딕" w:hint="eastAsia"/>
          <w:lang w:eastAsia="ko-KR"/>
        </w:rPr>
        <w:t>내에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포함되지 않은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은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서브 영양 점수를 </w:t>
      </w:r>
      <w:r>
        <w:rPr>
          <w:rFonts w:ascii="맑은 고딕" w:eastAsia="맑은 고딕" w:hAnsi="맑은 고딕" w:cs="맑은 고딕"/>
          <w:lang w:eastAsia="ko-KR"/>
        </w:rPr>
        <w:t>1</w:t>
      </w:r>
      <w:r>
        <w:rPr>
          <w:rFonts w:ascii="맑은 고딕" w:eastAsia="맑은 고딕" w:hAnsi="맑은 고딕" w:cs="맑은 고딕" w:hint="eastAsia"/>
          <w:lang w:eastAsia="ko-KR"/>
        </w:rPr>
        <w:t>점보다 낮은 점수로 제공할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서브 영양 점수는 </w:t>
      </w:r>
      <w:r>
        <w:rPr>
          <w:rFonts w:ascii="맑은 고딕" w:eastAsia="맑은 고딕" w:hAnsi="맑은 고딕" w:cs="맑은 고딕"/>
          <w:lang w:eastAsia="ko-KR"/>
        </w:rPr>
        <w:t>0</w:t>
      </w:r>
      <w:r>
        <w:rPr>
          <w:rFonts w:ascii="맑은 고딕" w:eastAsia="맑은 고딕" w:hAnsi="맑은 고딕" w:cs="맑은 고딕" w:hint="eastAsia"/>
          <w:lang w:eastAsia="ko-KR"/>
        </w:rPr>
        <w:t xml:space="preserve">점부터 </w:t>
      </w:r>
      <w:r>
        <w:rPr>
          <w:rFonts w:ascii="맑은 고딕" w:eastAsia="맑은 고딕" w:hAnsi="맑은 고딕" w:cs="맑은 고딕"/>
          <w:lang w:eastAsia="ko-KR"/>
        </w:rPr>
        <w:t>1</w:t>
      </w:r>
      <w:r>
        <w:rPr>
          <w:rFonts w:ascii="맑은 고딕" w:eastAsia="맑은 고딕" w:hAnsi="맑은 고딕" w:cs="맑은 고딕" w:hint="eastAsia"/>
          <w:lang w:eastAsia="ko-KR"/>
        </w:rPr>
        <w:t>점 사이의 값을 가질 수 있고,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권장 칼로리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 xml:space="preserve">구간과 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 각각의 칼로리 간의 차이가 커질수록</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점수의 값이 낮아질 수 있다.</w:t>
      </w:r>
      <w:r>
        <w:rPr>
          <w:rFonts w:ascii="맑은 고딕" w:eastAsia="맑은 고딕" w:hAnsi="맑은 고딕" w:cs="맑은 고딕"/>
          <w:lang w:eastAsia="ko-KR"/>
        </w:rPr>
        <w:t xml:space="preserve"> </w:t>
      </w:r>
    </w:p>
    <w:p w14:paraId="0BFFEEE9" w14:textId="5A76B4A9" w:rsidR="00F33F3E" w:rsidRPr="003459DA" w:rsidRDefault="00F33F3E" w:rsidP="00F33F3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 xml:space="preserve">은 특정 영양소들의 권장 섭취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 xml:space="preserve">구간과 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 각각의 특정 영양소들의 함유량을 비교하여,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점수를 제공하도록 설정될 수 있다.</w:t>
      </w:r>
    </w:p>
    <w:p w14:paraId="747D0FFF" w14:textId="13151A81" w:rsidR="00F33F3E" w:rsidRDefault="00F33F3E" w:rsidP="00F33F3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 각각의 특정 영양소들의 함유량이</w:t>
      </w:r>
      <w:r w:rsidRPr="006B5611">
        <w:rPr>
          <w:rFonts w:ascii="맑은 고딕" w:eastAsia="맑은 고딕" w:hAnsi="맑은 고딕" w:cs="맑은 고딕" w:hint="eastAsia"/>
          <w:lang w:eastAsia="ko-KR"/>
        </w:rPr>
        <w:t xml:space="preserve"> </w:t>
      </w:r>
      <w:r>
        <w:rPr>
          <w:rFonts w:ascii="맑은 고딕" w:eastAsia="맑은 고딕" w:hAnsi="맑은 고딕" w:cs="맑은 고딕" w:hint="eastAsia"/>
          <w:lang w:eastAsia="ko-KR"/>
        </w:rPr>
        <w:t xml:space="preserve">특정 영양소들의 권장 섭취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구간 내에 포함된 경우 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은 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 xml:space="preserve">서브 영양 점수를 </w:t>
      </w:r>
      <w:r>
        <w:rPr>
          <w:rFonts w:ascii="맑은 고딕" w:eastAsia="맑은 고딕" w:hAnsi="맑은 고딕" w:cs="맑은 고딕"/>
          <w:lang w:eastAsia="ko-KR"/>
        </w:rPr>
        <w:t>1</w:t>
      </w:r>
      <w:r>
        <w:rPr>
          <w:rFonts w:ascii="맑은 고딕" w:eastAsia="맑은 고딕" w:hAnsi="맑은 고딕" w:cs="맑은 고딕" w:hint="eastAsia"/>
          <w:lang w:eastAsia="ko-KR"/>
        </w:rPr>
        <w:t>점을 제공하도록 설정될 수 있다.</w:t>
      </w:r>
    </w:p>
    <w:p w14:paraId="10E47C4E" w14:textId="4B7D29E6" w:rsidR="00F33F3E" w:rsidRDefault="00F33F3E" w:rsidP="0097032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 각각의 특정 영양소들이 특정 영양소들의 권장 섭취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구간 내에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포함되지 않은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은 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 xml:space="preserve">서브 영양 점수를 </w:t>
      </w:r>
      <w:r>
        <w:rPr>
          <w:rFonts w:ascii="맑은 고딕" w:eastAsia="맑은 고딕" w:hAnsi="맑은 고딕" w:cs="맑은 고딕"/>
          <w:lang w:eastAsia="ko-KR"/>
        </w:rPr>
        <w:t>1</w:t>
      </w:r>
      <w:r>
        <w:rPr>
          <w:rFonts w:ascii="맑은 고딕" w:eastAsia="맑은 고딕" w:hAnsi="맑은 고딕" w:cs="맑은 고딕" w:hint="eastAsia"/>
          <w:lang w:eastAsia="ko-KR"/>
        </w:rPr>
        <w:t>점보다 낮은 점수로 제공할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 xml:space="preserve">서브 영양 점수는 </w:t>
      </w:r>
      <w:r>
        <w:rPr>
          <w:rFonts w:ascii="맑은 고딕" w:eastAsia="맑은 고딕" w:hAnsi="맑은 고딕" w:cs="맑은 고딕"/>
          <w:lang w:eastAsia="ko-KR"/>
        </w:rPr>
        <w:t>0</w:t>
      </w:r>
      <w:r>
        <w:rPr>
          <w:rFonts w:ascii="맑은 고딕" w:eastAsia="맑은 고딕" w:hAnsi="맑은 고딕" w:cs="맑은 고딕" w:hint="eastAsia"/>
          <w:lang w:eastAsia="ko-KR"/>
        </w:rPr>
        <w:t xml:space="preserve">점부터 </w:t>
      </w:r>
      <w:r>
        <w:rPr>
          <w:rFonts w:ascii="맑은 고딕" w:eastAsia="맑은 고딕" w:hAnsi="맑은 고딕" w:cs="맑은 고딕"/>
          <w:lang w:eastAsia="ko-KR"/>
        </w:rPr>
        <w:t>1</w:t>
      </w:r>
      <w:r>
        <w:rPr>
          <w:rFonts w:ascii="맑은 고딕" w:eastAsia="맑은 고딕" w:hAnsi="맑은 고딕" w:cs="맑은 고딕" w:hint="eastAsia"/>
          <w:lang w:eastAsia="ko-KR"/>
        </w:rPr>
        <w:t xml:space="preserve">점 </w:t>
      </w:r>
      <w:r>
        <w:rPr>
          <w:rFonts w:ascii="맑은 고딕" w:eastAsia="맑은 고딕" w:hAnsi="맑은 고딕" w:cs="맑은 고딕" w:hint="eastAsia"/>
          <w:lang w:eastAsia="ko-KR"/>
        </w:rPr>
        <w:lastRenderedPageBreak/>
        <w:t>사이의 값을 가질 수 있고,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권장 섭취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 xml:space="preserve">구간과 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 각각의 특정 영양소들의 함유량 간의 차이가 커질수록,</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서브 영양 점수의 값이 낮아질 수 있다.</w:t>
      </w:r>
    </w:p>
    <w:p w14:paraId="28817D00" w14:textId="77777777" w:rsidR="00F33F3E" w:rsidRDefault="00F33F3E" w:rsidP="00F33F3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특정 영양소들 각각에 대한 평가 점수가 모두 반영된 점수일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특정 영양소들 각각의 평가 점수에 대한 가중치는 동일할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특정 영양소들 각각의 평가 점수에 대한 가중치는 서로 다르게 설정될 수 있음은 물론이다.</w:t>
      </w:r>
    </w:p>
    <w:p w14:paraId="0AA5397A" w14:textId="59C20ADA" w:rsidR="00F33F3E" w:rsidRDefault="00F33F3E" w:rsidP="00F33F3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점수는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 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점수가 모두 종합된 점수일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점수는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 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점수의 평균 값으로 설정된 점수일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점수는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점수와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점수의 다양한 조합으로 획득될 수 있음은 물론이다.</w:t>
      </w:r>
    </w:p>
    <w:p w14:paraId="04273AE5" w14:textId="176F3802" w:rsidR="0097032A" w:rsidRDefault="002732F3" w:rsidP="00F33F3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상기한 동작을 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각각에 대하여 반복하여,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영양 평가 점수들(</w:t>
      </w:r>
      <w:r>
        <w:rPr>
          <w:rFonts w:ascii="맑은 고딕" w:eastAsia="맑은 고딕" w:hAnsi="맑은 고딕" w:cs="맑은 고딕"/>
          <w:lang w:eastAsia="ko-KR"/>
        </w:rPr>
        <w:t>630)</w:t>
      </w:r>
      <w:r>
        <w:rPr>
          <w:rFonts w:ascii="맑은 고딕" w:eastAsia="맑은 고딕" w:hAnsi="맑은 고딕" w:cs="맑은 고딕" w:hint="eastAsia"/>
          <w:lang w:eastAsia="ko-KR"/>
        </w:rPr>
        <w:t>을 획득할 수 있다.</w:t>
      </w:r>
    </w:p>
    <w:p w14:paraId="048024CC" w14:textId="77777777" w:rsidR="00114886" w:rsidRDefault="00114886" w:rsidP="00DE7327">
      <w:pPr>
        <w:widowControl w:val="0"/>
        <w:spacing w:line="360" w:lineRule="auto"/>
        <w:ind w:firstLine="800"/>
        <w:jc w:val="both"/>
        <w:rPr>
          <w:rFonts w:ascii="맑은 고딕" w:eastAsia="맑은 고딕" w:hAnsi="맑은 고딕" w:cs="맑은 고딕"/>
          <w:lang w:eastAsia="ko-KR"/>
        </w:rPr>
      </w:pPr>
    </w:p>
    <w:p w14:paraId="66C23038" w14:textId="66C7017F" w:rsidR="00114886" w:rsidRDefault="00114886" w:rsidP="00DE7327">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Pr>
          <w:rFonts w:ascii="맑은 고딕" w:eastAsia="맑은 고딕" w:hAnsi="맑은 고딕" w:cs="맑은 고딕"/>
          <w:highlight w:val="yellow"/>
          <w:lang w:eastAsia="ko-KR"/>
        </w:rPr>
        <w:t>7</w:t>
      </w:r>
      <w:r w:rsidRPr="00114886">
        <w:rPr>
          <w:rFonts w:ascii="맑은 고딕" w:eastAsia="맑은 고딕" w:hAnsi="맑은 고딕" w:cs="맑은 고딕"/>
          <w:highlight w:val="yellow"/>
          <w:lang w:eastAsia="ko-KR"/>
        </w:rPr>
        <w:t>&gt;</w:t>
      </w:r>
    </w:p>
    <w:p w14:paraId="7A79387A" w14:textId="34D18546"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도 7</w:t>
      </w:r>
      <w:r w:rsidRPr="00C30DE1">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Pr>
          <w:rFonts w:ascii="맑은 고딕" w:eastAsia="맑은 고딕" w:hAnsi="맑은 고딕" w:cs="맑은 고딕" w:hint="eastAsia"/>
          <w:lang w:eastAsia="ko-KR"/>
        </w:rPr>
        <w:t>선호도 평가 모델에 포함된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모델을 통하여 복수의 선호도 평가 점수들을 획득하는 동작을 설명하기 위한 순서도이다.</w:t>
      </w:r>
      <w:r w:rsidR="00D411C0">
        <w:rPr>
          <w:rFonts w:ascii="맑은 고딕" w:eastAsia="맑은 고딕" w:hAnsi="맑은 고딕" w:cs="맑은 고딕"/>
          <w:lang w:eastAsia="ko-KR"/>
        </w:rPr>
        <w:t xml:space="preserve"> </w:t>
      </w:r>
      <w:r w:rsidR="00D411C0">
        <w:rPr>
          <w:rFonts w:ascii="맑은 고딕" w:eastAsia="맑은 고딕" w:hAnsi="맑은 고딕" w:cs="맑은 고딕" w:hint="eastAsia"/>
          <w:lang w:eastAsia="ko-KR"/>
        </w:rPr>
        <w:t>이하,</w:t>
      </w:r>
      <w:r w:rsidR="00D411C0">
        <w:rPr>
          <w:rFonts w:ascii="맑은 고딕" w:eastAsia="맑은 고딕" w:hAnsi="맑은 고딕" w:cs="맑은 고딕"/>
          <w:lang w:eastAsia="ko-KR"/>
        </w:rPr>
        <w:t xml:space="preserve"> </w:t>
      </w:r>
      <w:r w:rsidR="00D411C0">
        <w:rPr>
          <w:rFonts w:ascii="맑은 고딕" w:eastAsia="맑은 고딕" w:hAnsi="맑은 고딕" w:cs="맑은 고딕" w:hint="eastAsia"/>
          <w:lang w:eastAsia="ko-KR"/>
        </w:rPr>
        <w:t xml:space="preserve">도 </w:t>
      </w:r>
      <w:r w:rsidR="00D411C0">
        <w:rPr>
          <w:rFonts w:ascii="맑은 고딕" w:eastAsia="맑은 고딕" w:hAnsi="맑은 고딕" w:cs="맑은 고딕"/>
          <w:lang w:eastAsia="ko-KR"/>
        </w:rPr>
        <w:t>3</w:t>
      </w:r>
      <w:r w:rsidR="00D411C0">
        <w:rPr>
          <w:rFonts w:ascii="맑은 고딕" w:eastAsia="맑은 고딕" w:hAnsi="맑은 고딕" w:cs="맑은 고딕" w:hint="eastAsia"/>
          <w:lang w:eastAsia="ko-KR"/>
        </w:rPr>
        <w:t>에서 설명한 단계와 동일한 단계에 대하여는 동일한 도면 부호를 부여하고,</w:t>
      </w:r>
      <w:r w:rsidR="00D411C0">
        <w:rPr>
          <w:rFonts w:ascii="맑은 고딕" w:eastAsia="맑은 고딕" w:hAnsi="맑은 고딕" w:cs="맑은 고딕"/>
          <w:lang w:eastAsia="ko-KR"/>
        </w:rPr>
        <w:t xml:space="preserve"> </w:t>
      </w:r>
      <w:r w:rsidR="00D411C0">
        <w:rPr>
          <w:rFonts w:ascii="맑은 고딕" w:eastAsia="맑은 고딕" w:hAnsi="맑은 고딕" w:cs="맑은 고딕" w:hint="eastAsia"/>
          <w:lang w:eastAsia="ko-KR"/>
        </w:rPr>
        <w:t>중복되는 설명은 생략하도록 한다.</w:t>
      </w:r>
    </w:p>
    <w:p w14:paraId="64F29370" w14:textId="74EB9D91" w:rsidR="00D411C0" w:rsidRDefault="00B6294D"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도3</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및 도 </w:t>
      </w:r>
      <w:r>
        <w:rPr>
          <w:rFonts w:ascii="맑은 고딕" w:eastAsia="맑은 고딕" w:hAnsi="맑은 고딕" w:cs="맑은 고딕"/>
          <w:lang w:eastAsia="ko-KR"/>
        </w:rPr>
        <w:t>7</w:t>
      </w:r>
      <w:r>
        <w:rPr>
          <w:rFonts w:ascii="맑은 고딕" w:eastAsia="맑은 고딕" w:hAnsi="맑은 고딕" w:cs="맑은 고딕" w:hint="eastAsia"/>
          <w:lang w:eastAsia="ko-KR"/>
        </w:rPr>
        <w:t>을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선호도 평가 점수들을 획득하는 단계(</w:t>
      </w:r>
      <w:r>
        <w:rPr>
          <w:rFonts w:ascii="맑은 고딕" w:eastAsia="맑은 고딕" w:hAnsi="맑은 고딕" w:cs="맑은 고딕"/>
          <w:lang w:eastAsia="ko-KR"/>
        </w:rPr>
        <w:t>S330)</w:t>
      </w:r>
      <w:r>
        <w:rPr>
          <w:rFonts w:ascii="맑은 고딕" w:eastAsia="맑은 고딕" w:hAnsi="맑은 고딕" w:cs="맑은 고딕" w:hint="eastAsia"/>
          <w:lang w:eastAsia="ko-KR"/>
        </w:rPr>
        <w:t>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인공 지능 모델을 통하여 어느 하나의 후보 </w:t>
      </w:r>
      <w:r>
        <w:rPr>
          <w:rFonts w:ascii="맑은 고딕" w:eastAsia="맑은 고딕" w:hAnsi="맑은 고딕" w:cs="맑은 고딕" w:hint="eastAsia"/>
          <w:lang w:eastAsia="ko-KR"/>
        </w:rPr>
        <w:lastRenderedPageBreak/>
        <w:t>식단에 포함된 복수의 음식 메뉴들 각각에 대응되는 복수의 서브 선호도 평가 점수들을 획득하는 단계(</w:t>
      </w:r>
      <w:r>
        <w:rPr>
          <w:rFonts w:ascii="맑은 고딕" w:eastAsia="맑은 고딕" w:hAnsi="맑은 고딕" w:cs="맑은 고딕"/>
          <w:lang w:eastAsia="ko-KR"/>
        </w:rPr>
        <w:t>S331)</w:t>
      </w:r>
      <w:r>
        <w:rPr>
          <w:rFonts w:ascii="맑은 고딕" w:eastAsia="맑은 고딕" w:hAnsi="맑은 고딕" w:cs="맑은 고딕" w:hint="eastAsia"/>
          <w:lang w:eastAsia="ko-KR"/>
        </w:rPr>
        <w:t>를 포함할 수 있다.</w:t>
      </w:r>
    </w:p>
    <w:p w14:paraId="0E08BF03" w14:textId="0488B443" w:rsidR="00B6294D" w:rsidRDefault="00B6294D"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선호도 평가 모델(</w:t>
      </w:r>
      <w:r>
        <w:rPr>
          <w:rFonts w:ascii="맑은 고딕" w:eastAsia="맑은 고딕" w:hAnsi="맑은 고딕" w:cs="맑은 고딕"/>
          <w:lang w:eastAsia="ko-KR"/>
        </w:rPr>
        <w:t>122)</w:t>
      </w:r>
      <w:r>
        <w:rPr>
          <w:rFonts w:ascii="맑은 고딕" w:eastAsia="맑은 고딕" w:hAnsi="맑은 고딕" w:cs="맑은 고딕" w:hint="eastAsia"/>
          <w:lang w:eastAsia="ko-KR"/>
        </w:rPr>
        <w:t>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을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은 사용자 개인 정보(</w:t>
      </w:r>
      <w:r>
        <w:rPr>
          <w:rFonts w:ascii="맑은 고딕" w:eastAsia="맑은 고딕" w:hAnsi="맑은 고딕" w:cs="맑은 고딕"/>
          <w:lang w:eastAsia="ko-KR"/>
        </w:rPr>
        <w:t>210)</w:t>
      </w:r>
      <w:r>
        <w:rPr>
          <w:rFonts w:ascii="맑은 고딕" w:eastAsia="맑은 고딕" w:hAnsi="맑은 고딕" w:cs="맑은 고딕" w:hint="eastAsia"/>
          <w:lang w:eastAsia="ko-KR"/>
        </w:rPr>
        <w:t>와 복수의 후보 식단들 각각에 포함된 복수의 음식 메뉴들 중 어느 하나의 음식 메뉴들을 입력으로 제공받아,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메뉴에 대한 서브 선호도 평가 점수를 추론하도록 미리-학습된 인공 지능 모델일 수 있다.</w:t>
      </w:r>
    </w:p>
    <w:p w14:paraId="0B7813A8" w14:textId="1C2C830A" w:rsidR="00050B06" w:rsidRDefault="00050B06"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의 학습 과정 및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 xml:space="preserve">의 동작은 도 </w:t>
      </w:r>
      <w:r>
        <w:rPr>
          <w:rFonts w:ascii="맑은 고딕" w:eastAsia="맑은 고딕" w:hAnsi="맑은 고딕" w:cs="맑은 고딕"/>
          <w:lang w:eastAsia="ko-KR"/>
        </w:rPr>
        <w:t>9</w:t>
      </w:r>
      <w:r>
        <w:rPr>
          <w:rFonts w:ascii="맑은 고딕" w:eastAsia="맑은 고딕" w:hAnsi="맑은 고딕" w:cs="맑은 고딕" w:hint="eastAsia"/>
          <w:lang w:eastAsia="ko-KR"/>
        </w:rPr>
        <w:t>에서 후술하도록 한다.</w:t>
      </w:r>
    </w:p>
    <w:p w14:paraId="1B7E69FA" w14:textId="77777777" w:rsidR="005A1A8C" w:rsidRDefault="00050B06" w:rsidP="0096282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S331</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835984">
        <w:rPr>
          <w:rFonts w:ascii="맑은 고딕" w:eastAsia="맑은 고딕" w:hAnsi="맑은 고딕" w:cs="맑은 고딕" w:hint="eastAsia"/>
          <w:lang w:eastAsia="ko-KR"/>
        </w:rPr>
        <w:t>사용자 개인 정보(</w:t>
      </w:r>
      <w:r w:rsidR="00835984">
        <w:rPr>
          <w:rFonts w:ascii="맑은 고딕" w:eastAsia="맑은 고딕" w:hAnsi="맑은 고딕" w:cs="맑은 고딕"/>
          <w:lang w:eastAsia="ko-KR"/>
        </w:rPr>
        <w:t>210)</w:t>
      </w:r>
      <w:r w:rsidR="00835984">
        <w:rPr>
          <w:rFonts w:ascii="맑은 고딕" w:eastAsia="맑은 고딕" w:hAnsi="맑은 고딕" w:cs="맑은 고딕" w:hint="eastAsia"/>
          <w:lang w:eastAsia="ko-KR"/>
        </w:rPr>
        <w:t>와 어느 하나의</w:t>
      </w:r>
      <w:r w:rsidR="00835984">
        <w:rPr>
          <w:rFonts w:ascii="맑은 고딕" w:eastAsia="맑은 고딕" w:hAnsi="맑은 고딕" w:cs="맑은 고딕"/>
          <w:lang w:eastAsia="ko-KR"/>
        </w:rPr>
        <w:t xml:space="preserve"> </w:t>
      </w:r>
      <w:r w:rsidR="00835984">
        <w:rPr>
          <w:rFonts w:ascii="맑은 고딕" w:eastAsia="맑은 고딕" w:hAnsi="맑은 고딕" w:cs="맑은 고딕" w:hint="eastAsia"/>
          <w:lang w:eastAsia="ko-KR"/>
        </w:rPr>
        <w:t>후보 식단에 포함된,</w:t>
      </w:r>
      <w:r w:rsidR="00835984">
        <w:rPr>
          <w:rFonts w:ascii="맑은 고딕" w:eastAsia="맑은 고딕" w:hAnsi="맑은 고딕" w:cs="맑은 고딕"/>
          <w:lang w:eastAsia="ko-KR"/>
        </w:rPr>
        <w:t xml:space="preserve"> </w:t>
      </w:r>
      <w:r w:rsidR="00835984">
        <w:rPr>
          <w:rFonts w:ascii="맑은 고딕" w:eastAsia="맑은 고딕" w:hAnsi="맑은 고딕" w:cs="맑은 고딕" w:hint="eastAsia"/>
          <w:lang w:eastAsia="ko-KR"/>
        </w:rPr>
        <w:t>어느 하나의 음식 메뉴를 제1</w:t>
      </w:r>
      <w:r w:rsidR="00835984">
        <w:rPr>
          <w:rFonts w:ascii="맑은 고딕" w:eastAsia="맑은 고딕" w:hAnsi="맑은 고딕" w:cs="맑은 고딕"/>
          <w:lang w:eastAsia="ko-KR"/>
        </w:rPr>
        <w:t xml:space="preserve"> </w:t>
      </w:r>
      <w:r w:rsidR="00835984">
        <w:rPr>
          <w:rFonts w:ascii="맑은 고딕" w:eastAsia="맑은 고딕" w:hAnsi="맑은 고딕" w:cs="맑은 고딕" w:hint="eastAsia"/>
          <w:lang w:eastAsia="ko-KR"/>
        </w:rPr>
        <w:t>인공 지능 모델(</w:t>
      </w:r>
      <w:r w:rsidR="00835984">
        <w:rPr>
          <w:rFonts w:ascii="맑은 고딕" w:eastAsia="맑은 고딕" w:hAnsi="맑은 고딕" w:cs="맑은 고딕"/>
          <w:lang w:eastAsia="ko-KR"/>
        </w:rPr>
        <w:t>124)</w:t>
      </w:r>
      <w:r w:rsidR="00835984">
        <w:rPr>
          <w:rFonts w:ascii="맑은 고딕" w:eastAsia="맑은 고딕" w:hAnsi="맑은 고딕" w:cs="맑은 고딕" w:hint="eastAsia"/>
          <w:lang w:eastAsia="ko-KR"/>
        </w:rPr>
        <w:t>에 입력으로 제공하여,</w:t>
      </w:r>
      <w:r w:rsidR="00835984">
        <w:rPr>
          <w:rFonts w:ascii="맑은 고딕" w:eastAsia="맑은 고딕" w:hAnsi="맑은 고딕" w:cs="맑은 고딕"/>
          <w:lang w:eastAsia="ko-KR"/>
        </w:rPr>
        <w:t xml:space="preserve"> </w:t>
      </w:r>
      <w:r w:rsidR="00835984">
        <w:rPr>
          <w:rFonts w:ascii="맑은 고딕" w:eastAsia="맑은 고딕" w:hAnsi="맑은 고딕" w:cs="맑은 고딕" w:hint="eastAsia"/>
          <w:lang w:eastAsia="ko-KR"/>
        </w:rPr>
        <w:t>해당 음식 메뉴에 대한 사용자의 선호도</w:t>
      </w:r>
      <w:r w:rsidR="00A61BF7">
        <w:rPr>
          <w:rFonts w:ascii="맑은 고딕" w:eastAsia="맑은 고딕" w:hAnsi="맑은 고딕" w:cs="맑은 고딕" w:hint="eastAsia"/>
          <w:lang w:eastAsia="ko-KR"/>
        </w:rPr>
        <w:t>를 나타내는 서브 선호도 평가 점수를 획득할 수 있다.</w:t>
      </w:r>
      <w:r w:rsidR="00A61BF7">
        <w:rPr>
          <w:rFonts w:ascii="맑은 고딕" w:eastAsia="맑은 고딕" w:hAnsi="맑은 고딕" w:cs="맑은 고딕"/>
          <w:lang w:eastAsia="ko-KR"/>
        </w:rPr>
        <w:t xml:space="preserve"> </w:t>
      </w:r>
    </w:p>
    <w:p w14:paraId="5363CA34" w14:textId="4D10E06C" w:rsidR="00962828" w:rsidRDefault="00A61BF7" w:rsidP="0096282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상기한 동작을 어느 하나의 후보 식단에 포함된 복수의 음식 메뉴들 각각에 대하여 반복하여,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서브 선호도 평가 점수들을 획득할 수 있다.</w:t>
      </w:r>
      <w:r w:rsidR="00962828">
        <w:rPr>
          <w:rFonts w:ascii="맑은 고딕" w:eastAsia="맑은 고딕" w:hAnsi="맑은 고딕" w:cs="맑은 고딕"/>
          <w:lang w:eastAsia="ko-KR"/>
        </w:rPr>
        <w:t xml:space="preserve"> </w:t>
      </w:r>
      <w:r w:rsidR="00962828">
        <w:rPr>
          <w:rFonts w:ascii="맑은 고딕" w:eastAsia="맑은 고딕" w:hAnsi="맑은 고딕" w:cs="맑은 고딕" w:hint="eastAsia"/>
          <w:lang w:eastAsia="ko-KR"/>
        </w:rPr>
        <w:t>시스템 장치(</w:t>
      </w:r>
      <w:r w:rsidR="00962828">
        <w:rPr>
          <w:rFonts w:ascii="맑은 고딕" w:eastAsia="맑은 고딕" w:hAnsi="맑은 고딕" w:cs="맑은 고딕"/>
          <w:lang w:eastAsia="ko-KR"/>
        </w:rPr>
        <w:t>100)</w:t>
      </w:r>
      <w:r w:rsidR="00962828">
        <w:rPr>
          <w:rFonts w:ascii="맑은 고딕" w:eastAsia="맑은 고딕" w:hAnsi="맑은 고딕" w:cs="맑은 고딕" w:hint="eastAsia"/>
          <w:lang w:eastAsia="ko-KR"/>
        </w:rPr>
        <w:t>는 상기한 동작을 복수의 후보 식단들 각각에 대하여 반복하여 복수의 후보 식단들 각각에 대응되는 복수의 서브 선호도 평가 점수들을 획득할 수 있다.</w:t>
      </w:r>
    </w:p>
    <w:p w14:paraId="630111ED" w14:textId="0B0054F4" w:rsidR="0020232D" w:rsidRDefault="0020232D"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선호도 평가 점수들을 획득하는 단계(</w:t>
      </w:r>
      <w:r>
        <w:rPr>
          <w:rFonts w:ascii="맑은 고딕" w:eastAsia="맑은 고딕" w:hAnsi="맑은 고딕" w:cs="맑은 고딕"/>
          <w:lang w:eastAsia="ko-KR"/>
        </w:rPr>
        <w:t>S33</w:t>
      </w:r>
      <w:r w:rsidR="005A1A8C">
        <w:rPr>
          <w:rFonts w:ascii="맑은 고딕" w:eastAsia="맑은 고딕" w:hAnsi="맑은 고딕" w:cs="맑은 고딕"/>
          <w:lang w:eastAsia="ko-KR"/>
        </w:rPr>
        <w:t>0</w:t>
      </w:r>
      <w:r>
        <w:rPr>
          <w:rFonts w:ascii="맑은 고딕" w:eastAsia="맑은 고딕" w:hAnsi="맑은 고딕" w:cs="맑은 고딕"/>
          <w:lang w:eastAsia="ko-KR"/>
        </w:rPr>
        <w:t>)</w:t>
      </w:r>
      <w:r>
        <w:rPr>
          <w:rFonts w:ascii="맑은 고딕" w:eastAsia="맑은 고딕" w:hAnsi="맑은 고딕" w:cs="맑은 고딕" w:hint="eastAsia"/>
          <w:lang w:eastAsia="ko-KR"/>
        </w:rPr>
        <w:t>는 복수의 서브 선호도 평가 점수들</w:t>
      </w:r>
      <w:r w:rsidR="00962828">
        <w:rPr>
          <w:rFonts w:ascii="맑은 고딕" w:eastAsia="맑은 고딕" w:hAnsi="맑은 고딕" w:cs="맑은 고딕" w:hint="eastAsia"/>
          <w:lang w:eastAsia="ko-KR"/>
        </w:rPr>
        <w:t>에 기초하여,</w:t>
      </w:r>
      <w:r w:rsidR="00962828">
        <w:rPr>
          <w:rFonts w:ascii="맑은 고딕" w:eastAsia="맑은 고딕" w:hAnsi="맑은 고딕" w:cs="맑은 고딕"/>
          <w:lang w:eastAsia="ko-KR"/>
        </w:rPr>
        <w:t xml:space="preserve"> </w:t>
      </w:r>
      <w:r w:rsidR="00962828">
        <w:rPr>
          <w:rFonts w:ascii="맑은 고딕" w:eastAsia="맑은 고딕" w:hAnsi="맑은 고딕" w:cs="맑은 고딕" w:hint="eastAsia"/>
          <w:lang w:eastAsia="ko-KR"/>
        </w:rPr>
        <w:t>복수의 후보 식단들 각각에 대응되는 복수의 선호도 평가 점수들을 획득하는 단계(</w:t>
      </w:r>
      <w:r w:rsidR="00962828">
        <w:rPr>
          <w:rFonts w:ascii="맑은 고딕" w:eastAsia="맑은 고딕" w:hAnsi="맑은 고딕" w:cs="맑은 고딕"/>
          <w:lang w:eastAsia="ko-KR"/>
        </w:rPr>
        <w:t>S332)</w:t>
      </w:r>
      <w:r w:rsidR="00962828">
        <w:rPr>
          <w:rFonts w:ascii="맑은 고딕" w:eastAsia="맑은 고딕" w:hAnsi="맑은 고딕" w:cs="맑은 고딕" w:hint="eastAsia"/>
          <w:lang w:eastAsia="ko-KR"/>
        </w:rPr>
        <w:t>를 포함할 수 있다.</w:t>
      </w:r>
    </w:p>
    <w:p w14:paraId="3A5ABBD5" w14:textId="3192F83F" w:rsidR="00B6294D" w:rsidRDefault="00962828" w:rsidP="009133F4">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S332</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78140F">
        <w:rPr>
          <w:rFonts w:ascii="맑은 고딕" w:eastAsia="맑은 고딕" w:hAnsi="맑은 고딕" w:cs="맑은 고딕" w:hint="eastAsia"/>
          <w:lang w:eastAsia="ko-KR"/>
        </w:rPr>
        <w:t xml:space="preserve">복수의 서브 선호도 평가 점수들에 </w:t>
      </w:r>
      <w:r w:rsidR="0078140F">
        <w:rPr>
          <w:rFonts w:ascii="맑은 고딕" w:eastAsia="맑은 고딕" w:hAnsi="맑은 고딕" w:cs="맑은 고딕" w:hint="eastAsia"/>
          <w:lang w:eastAsia="ko-KR"/>
        </w:rPr>
        <w:lastRenderedPageBreak/>
        <w:t>기초하여,</w:t>
      </w:r>
      <w:r w:rsidR="0078140F">
        <w:rPr>
          <w:rFonts w:ascii="맑은 고딕" w:eastAsia="맑은 고딕" w:hAnsi="맑은 고딕" w:cs="맑은 고딕"/>
          <w:lang w:eastAsia="ko-KR"/>
        </w:rPr>
        <w:t xml:space="preserve"> </w:t>
      </w:r>
      <w:r w:rsidR="0078140F">
        <w:rPr>
          <w:rFonts w:ascii="맑은 고딕" w:eastAsia="맑은 고딕" w:hAnsi="맑은 고딕" w:cs="맑은 고딕" w:hint="eastAsia"/>
          <w:lang w:eastAsia="ko-KR"/>
        </w:rPr>
        <w:t>복수의 후보 식단들 각각에 대응되는 복수의 선호도 평가 점수들을 획득할 수 있다.</w:t>
      </w:r>
      <w:r w:rsidR="0078140F">
        <w:rPr>
          <w:rFonts w:ascii="맑은 고딕" w:eastAsia="맑은 고딕" w:hAnsi="맑은 고딕" w:cs="맑은 고딕"/>
          <w:lang w:eastAsia="ko-KR"/>
        </w:rPr>
        <w:t xml:space="preserve"> </w:t>
      </w:r>
      <w:r w:rsidR="0078140F">
        <w:rPr>
          <w:rFonts w:ascii="맑은 고딕" w:eastAsia="맑은 고딕" w:hAnsi="맑은 고딕" w:cs="맑은 고딕" w:hint="eastAsia"/>
          <w:lang w:eastAsia="ko-KR"/>
        </w:rPr>
        <w:t>이때,</w:t>
      </w:r>
      <w:r w:rsidR="0078140F">
        <w:rPr>
          <w:rFonts w:ascii="맑은 고딕" w:eastAsia="맑은 고딕" w:hAnsi="맑은 고딕" w:cs="맑은 고딕"/>
          <w:lang w:eastAsia="ko-KR"/>
        </w:rPr>
        <w:t xml:space="preserve"> </w:t>
      </w:r>
      <w:r w:rsidR="0078140F">
        <w:rPr>
          <w:rFonts w:ascii="맑은 고딕" w:eastAsia="맑은 고딕" w:hAnsi="맑은 고딕" w:cs="맑은 고딕" w:hint="eastAsia"/>
          <w:lang w:eastAsia="ko-KR"/>
        </w:rPr>
        <w:t>복수의 선호도 평가 점수들 각각은,</w:t>
      </w:r>
      <w:r w:rsidR="0078140F">
        <w:rPr>
          <w:rFonts w:ascii="맑은 고딕" w:eastAsia="맑은 고딕" w:hAnsi="맑은 고딕" w:cs="맑은 고딕"/>
          <w:lang w:eastAsia="ko-KR"/>
        </w:rPr>
        <w:t xml:space="preserve"> </w:t>
      </w:r>
      <w:r w:rsidR="009133F4">
        <w:rPr>
          <w:rFonts w:ascii="맑은 고딕" w:eastAsia="맑은 고딕" w:hAnsi="맑은 고딕" w:cs="맑은 고딕" w:hint="eastAsia"/>
          <w:lang w:eastAsia="ko-KR"/>
        </w:rPr>
        <w:t>각 후보 식단에</w:t>
      </w:r>
      <w:r w:rsidR="009133F4">
        <w:rPr>
          <w:rFonts w:ascii="맑은 고딕" w:eastAsia="맑은 고딕" w:hAnsi="맑은 고딕" w:cs="맑은 고딕"/>
          <w:lang w:eastAsia="ko-KR"/>
        </w:rPr>
        <w:t xml:space="preserve"> </w:t>
      </w:r>
      <w:r w:rsidR="009133F4">
        <w:rPr>
          <w:rFonts w:ascii="맑은 고딕" w:eastAsia="맑은 고딕" w:hAnsi="맑은 고딕" w:cs="맑은 고딕" w:hint="eastAsia"/>
          <w:lang w:eastAsia="ko-KR"/>
        </w:rPr>
        <w:t>포함된 복수의 음식 메뉴들에 대한 복수의 서브 선호도 평가 점수들이 모두 종합된 점수일 수 있다.</w:t>
      </w:r>
      <w:r w:rsidR="009133F4">
        <w:rPr>
          <w:rFonts w:ascii="맑은 고딕" w:eastAsia="맑은 고딕" w:hAnsi="맑은 고딕" w:cs="맑은 고딕"/>
          <w:lang w:eastAsia="ko-KR"/>
        </w:rPr>
        <w:t xml:space="preserve"> </w:t>
      </w:r>
      <w:r w:rsidR="009133F4">
        <w:rPr>
          <w:rFonts w:ascii="맑은 고딕" w:eastAsia="맑은 고딕" w:hAnsi="맑은 고딕" w:cs="맑은 고딕" w:hint="eastAsia"/>
          <w:lang w:eastAsia="ko-KR"/>
        </w:rPr>
        <w:t>복수의 선호도 평가 점수들 각각은,</w:t>
      </w:r>
      <w:r w:rsidR="009133F4">
        <w:rPr>
          <w:rFonts w:ascii="맑은 고딕" w:eastAsia="맑은 고딕" w:hAnsi="맑은 고딕" w:cs="맑은 고딕"/>
          <w:lang w:eastAsia="ko-KR"/>
        </w:rPr>
        <w:t xml:space="preserve"> </w:t>
      </w:r>
      <w:r w:rsidR="009133F4">
        <w:rPr>
          <w:rFonts w:ascii="맑은 고딕" w:eastAsia="맑은 고딕" w:hAnsi="맑은 고딕" w:cs="맑은 고딕" w:hint="eastAsia"/>
          <w:lang w:eastAsia="ko-KR"/>
        </w:rPr>
        <w:t>각 후보 식단에</w:t>
      </w:r>
      <w:r w:rsidR="009133F4">
        <w:rPr>
          <w:rFonts w:ascii="맑은 고딕" w:eastAsia="맑은 고딕" w:hAnsi="맑은 고딕" w:cs="맑은 고딕"/>
          <w:lang w:eastAsia="ko-KR"/>
        </w:rPr>
        <w:t xml:space="preserve"> </w:t>
      </w:r>
      <w:r w:rsidR="009133F4">
        <w:rPr>
          <w:rFonts w:ascii="맑은 고딕" w:eastAsia="맑은 고딕" w:hAnsi="맑은 고딕" w:cs="맑은 고딕" w:hint="eastAsia"/>
          <w:lang w:eastAsia="ko-KR"/>
        </w:rPr>
        <w:t>포함된 복수의 음식 메뉴들에 대한 복수의 서브 선호도 평가 점수들의 평균 값으로 설정된 점수일 수 있다.</w:t>
      </w:r>
    </w:p>
    <w:p w14:paraId="6E4A6678" w14:textId="1DECCCB9" w:rsidR="005A1F0F" w:rsidRDefault="005A1F0F" w:rsidP="009133F4">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단계</w:t>
      </w:r>
      <w:r>
        <w:rPr>
          <w:rFonts w:ascii="맑은 고딕" w:eastAsia="맑은 고딕" w:hAnsi="맑은 고딕" w:cs="맑은 고딕"/>
          <w:lang w:eastAsia="ko-KR"/>
        </w:rPr>
        <w:t xml:space="preserve"> S332 </w:t>
      </w:r>
      <w:r>
        <w:rPr>
          <w:rFonts w:ascii="맑은 고딕" w:eastAsia="맑은 고딕" w:hAnsi="맑은 고딕" w:cs="맑은 고딕" w:hint="eastAsia"/>
          <w:lang w:eastAsia="ko-KR"/>
        </w:rPr>
        <w:t>이후에,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S400</w:t>
      </w:r>
      <w:r>
        <w:rPr>
          <w:rFonts w:ascii="맑은 고딕" w:eastAsia="맑은 고딕" w:hAnsi="맑은 고딕" w:cs="맑은 고딕" w:hint="eastAsia"/>
          <w:lang w:eastAsia="ko-KR"/>
        </w:rPr>
        <w:t>의 동작이 수행될 수 있다.</w:t>
      </w:r>
    </w:p>
    <w:p w14:paraId="0FC7BBDF" w14:textId="77777777" w:rsidR="00114886" w:rsidRDefault="00114886" w:rsidP="00DE7327">
      <w:pPr>
        <w:widowControl w:val="0"/>
        <w:spacing w:line="360" w:lineRule="auto"/>
        <w:ind w:firstLine="800"/>
        <w:jc w:val="both"/>
        <w:rPr>
          <w:rFonts w:ascii="맑은 고딕" w:eastAsia="맑은 고딕" w:hAnsi="맑은 고딕" w:cs="맑은 고딕"/>
          <w:lang w:eastAsia="ko-KR"/>
        </w:rPr>
      </w:pPr>
    </w:p>
    <w:p w14:paraId="3437A36C" w14:textId="5589E76B" w:rsidR="00114886" w:rsidRDefault="00114886" w:rsidP="00DE7327">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Pr>
          <w:rFonts w:ascii="맑은 고딕" w:eastAsia="맑은 고딕" w:hAnsi="맑은 고딕" w:cs="맑은 고딕"/>
          <w:highlight w:val="yellow"/>
          <w:lang w:eastAsia="ko-KR"/>
        </w:rPr>
        <w:t>8</w:t>
      </w:r>
      <w:r w:rsidRPr="00114886">
        <w:rPr>
          <w:rFonts w:ascii="맑은 고딕" w:eastAsia="맑은 고딕" w:hAnsi="맑은 고딕" w:cs="맑은 고딕"/>
          <w:highlight w:val="yellow"/>
          <w:lang w:eastAsia="ko-KR"/>
        </w:rPr>
        <w:t>&gt;</w:t>
      </w:r>
    </w:p>
    <w:p w14:paraId="1778A0FA" w14:textId="308C5DBF"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w:t>
      </w:r>
      <w:r>
        <w:rPr>
          <w:rFonts w:ascii="맑은 고딕" w:eastAsia="맑은 고딕" w:hAnsi="맑은 고딕" w:cs="맑은 고딕"/>
          <w:lang w:eastAsia="ko-KR"/>
        </w:rPr>
        <w:t>8</w:t>
      </w:r>
      <w:r>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Pr>
          <w:rFonts w:ascii="맑은 고딕" w:eastAsia="맑은 고딕" w:hAnsi="맑은 고딕" w:cs="맑은 고딕" w:hint="eastAsia"/>
          <w:lang w:eastAsia="ko-KR"/>
        </w:rPr>
        <w:t>조합 평가 모델에 포함된 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인공 지능 모델을 통하여 복수의 조합 평가 점수들을 획득하는 동작을 설명하기 위한 순서도이다.</w:t>
      </w:r>
      <w:r w:rsidR="009B31BA">
        <w:rPr>
          <w:rFonts w:ascii="맑은 고딕" w:eastAsia="맑은 고딕" w:hAnsi="맑은 고딕" w:cs="맑은 고딕"/>
          <w:lang w:eastAsia="ko-KR"/>
        </w:rPr>
        <w:t xml:space="preserve"> </w:t>
      </w:r>
      <w:r w:rsidR="009B31BA">
        <w:rPr>
          <w:rFonts w:ascii="맑은 고딕" w:eastAsia="맑은 고딕" w:hAnsi="맑은 고딕" w:cs="맑은 고딕" w:hint="eastAsia"/>
          <w:lang w:eastAsia="ko-KR"/>
        </w:rPr>
        <w:t>이하,</w:t>
      </w:r>
      <w:r w:rsidR="009B31BA">
        <w:rPr>
          <w:rFonts w:ascii="맑은 고딕" w:eastAsia="맑은 고딕" w:hAnsi="맑은 고딕" w:cs="맑은 고딕"/>
          <w:lang w:eastAsia="ko-KR"/>
        </w:rPr>
        <w:t xml:space="preserve"> </w:t>
      </w:r>
      <w:r w:rsidR="009B31BA">
        <w:rPr>
          <w:rFonts w:ascii="맑은 고딕" w:eastAsia="맑은 고딕" w:hAnsi="맑은 고딕" w:cs="맑은 고딕" w:hint="eastAsia"/>
          <w:lang w:eastAsia="ko-KR"/>
        </w:rPr>
        <w:t xml:space="preserve">도 </w:t>
      </w:r>
      <w:r w:rsidR="009B31BA">
        <w:rPr>
          <w:rFonts w:ascii="맑은 고딕" w:eastAsia="맑은 고딕" w:hAnsi="맑은 고딕" w:cs="맑은 고딕"/>
          <w:lang w:eastAsia="ko-KR"/>
        </w:rPr>
        <w:t>3</w:t>
      </w:r>
      <w:r w:rsidR="009B31BA">
        <w:rPr>
          <w:rFonts w:ascii="맑은 고딕" w:eastAsia="맑은 고딕" w:hAnsi="맑은 고딕" w:cs="맑은 고딕" w:hint="eastAsia"/>
          <w:lang w:eastAsia="ko-KR"/>
        </w:rPr>
        <w:t>에서 설명한 단계와 동일한 단계에 대하여는 동일한 도면 부호를 부여하고,</w:t>
      </w:r>
      <w:r w:rsidR="009B31BA">
        <w:rPr>
          <w:rFonts w:ascii="맑은 고딕" w:eastAsia="맑은 고딕" w:hAnsi="맑은 고딕" w:cs="맑은 고딕"/>
          <w:lang w:eastAsia="ko-KR"/>
        </w:rPr>
        <w:t xml:space="preserve"> </w:t>
      </w:r>
      <w:r w:rsidR="009B31BA">
        <w:rPr>
          <w:rFonts w:ascii="맑은 고딕" w:eastAsia="맑은 고딕" w:hAnsi="맑은 고딕" w:cs="맑은 고딕" w:hint="eastAsia"/>
          <w:lang w:eastAsia="ko-KR"/>
        </w:rPr>
        <w:t>중복되는 설명은 생략하도록 한다.</w:t>
      </w:r>
    </w:p>
    <w:p w14:paraId="2A1B7724" w14:textId="1290DD32" w:rsidR="009B31BA" w:rsidRDefault="009B31BA" w:rsidP="009B31B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도3</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및 도 8을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조합 평가 점수들을 획득하는 단계(</w:t>
      </w:r>
      <w:r>
        <w:rPr>
          <w:rFonts w:ascii="맑은 고딕" w:eastAsia="맑은 고딕" w:hAnsi="맑은 고딕" w:cs="맑은 고딕"/>
          <w:lang w:eastAsia="ko-KR"/>
        </w:rPr>
        <w:t>S340)</w:t>
      </w:r>
      <w:r>
        <w:rPr>
          <w:rFonts w:ascii="맑은 고딕" w:eastAsia="맑은 고딕" w:hAnsi="맑은 고딕" w:cs="맑은 고딕" w:hint="eastAsia"/>
          <w:lang w:eastAsia="ko-KR"/>
        </w:rPr>
        <w:t>는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모델을 통하여 어느 하나의 후보 식단에 포함된 복수의 음식 메뉴들 간의 조합에 대응되는 복수의 서브 조합 평가 점수들을 획득하는 단계(</w:t>
      </w:r>
      <w:r>
        <w:rPr>
          <w:rFonts w:ascii="맑은 고딕" w:eastAsia="맑은 고딕" w:hAnsi="맑은 고딕" w:cs="맑은 고딕"/>
          <w:lang w:eastAsia="ko-KR"/>
        </w:rPr>
        <w:t>S341)</w:t>
      </w:r>
      <w:r>
        <w:rPr>
          <w:rFonts w:ascii="맑은 고딕" w:eastAsia="맑은 고딕" w:hAnsi="맑은 고딕" w:cs="맑은 고딕" w:hint="eastAsia"/>
          <w:lang w:eastAsia="ko-KR"/>
        </w:rPr>
        <w:t>를 포함할 수 있다.</w:t>
      </w:r>
    </w:p>
    <w:p w14:paraId="7AB664EF" w14:textId="3FDBE9BF" w:rsidR="009B31BA" w:rsidRDefault="009B31BA" w:rsidP="005A1A8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조합 평가 모델(</w:t>
      </w:r>
      <w:r>
        <w:rPr>
          <w:rFonts w:ascii="맑은 고딕" w:eastAsia="맑은 고딕" w:hAnsi="맑은 고딕" w:cs="맑은 고딕"/>
          <w:lang w:eastAsia="ko-KR"/>
        </w:rPr>
        <w:t>123)</w:t>
      </w:r>
      <w:r>
        <w:rPr>
          <w:rFonts w:ascii="맑은 고딕" w:eastAsia="맑은 고딕" w:hAnsi="맑은 고딕" w:cs="맑은 고딕" w:hint="eastAsia"/>
          <w:lang w:eastAsia="ko-KR"/>
        </w:rPr>
        <w:t>는 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을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 xml:space="preserve">은 </w:t>
      </w:r>
      <w:r w:rsidR="005A1A8C">
        <w:rPr>
          <w:rFonts w:ascii="맑은 고딕" w:eastAsia="맑은 고딕" w:hAnsi="맑은 고딕" w:cs="맑은 고딕" w:hint="eastAsia"/>
          <w:lang w:eastAsia="ko-KR"/>
        </w:rPr>
        <w:t>복수의 후보 식단들 각각에 포함된 복수의 음식 메뉴들 중,</w:t>
      </w:r>
      <w:r w:rsidR="005A1A8C">
        <w:rPr>
          <w:rFonts w:ascii="맑은 고딕" w:eastAsia="맑은 고딕" w:hAnsi="맑은 고딕" w:cs="맑은 고딕"/>
          <w:lang w:eastAsia="ko-KR"/>
        </w:rPr>
        <w:t xml:space="preserve"> </w:t>
      </w:r>
      <w:r w:rsidR="005A1A8C">
        <w:rPr>
          <w:rFonts w:ascii="맑은 고딕" w:eastAsia="맑은 고딕" w:hAnsi="맑은 고딕" w:cs="맑은 고딕" w:hint="eastAsia"/>
          <w:lang w:eastAsia="ko-KR"/>
        </w:rPr>
        <w:t>어느 두 개의 음식 메뉴들을 입력으로 제공받아</w:t>
      </w:r>
      <w:r w:rsidR="005A1A8C">
        <w:rPr>
          <w:rFonts w:ascii="맑은 고딕" w:eastAsia="맑은 고딕" w:hAnsi="맑은 고딕" w:cs="맑은 고딕"/>
          <w:lang w:eastAsia="ko-KR"/>
        </w:rPr>
        <w:t xml:space="preserve">, </w:t>
      </w:r>
      <w:r w:rsidR="005A1A8C">
        <w:rPr>
          <w:rFonts w:ascii="맑은 고딕" w:eastAsia="맑은 고딕" w:hAnsi="맑은 고딕" w:cs="맑은 고딕" w:hint="eastAsia"/>
          <w:lang w:eastAsia="ko-KR"/>
        </w:rPr>
        <w:t>두 개의 음식 메뉴들 간의 서브 조합 평가 점수를 추론하도록 미리-학습된 인공 지능 모델일 수 있다.</w:t>
      </w:r>
    </w:p>
    <w:p w14:paraId="424B2241" w14:textId="6FB0077C" w:rsidR="009B31BA" w:rsidRDefault="009B31BA" w:rsidP="009B31B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5A1A8C">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5A1A8C">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의 학습 과정 및 제</w:t>
      </w:r>
      <w:r w:rsidR="005A1A8C">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5A1A8C">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의 </w:t>
      </w:r>
      <w:r>
        <w:rPr>
          <w:rFonts w:ascii="맑은 고딕" w:eastAsia="맑은 고딕" w:hAnsi="맑은 고딕" w:cs="맑은 고딕" w:hint="eastAsia"/>
          <w:lang w:eastAsia="ko-KR"/>
        </w:rPr>
        <w:lastRenderedPageBreak/>
        <w:t xml:space="preserve">동작은 도 </w:t>
      </w:r>
      <w:r>
        <w:rPr>
          <w:rFonts w:ascii="맑은 고딕" w:eastAsia="맑은 고딕" w:hAnsi="맑은 고딕" w:cs="맑은 고딕"/>
          <w:lang w:eastAsia="ko-KR"/>
        </w:rPr>
        <w:t>9</w:t>
      </w:r>
      <w:r>
        <w:rPr>
          <w:rFonts w:ascii="맑은 고딕" w:eastAsia="맑은 고딕" w:hAnsi="맑은 고딕" w:cs="맑은 고딕" w:hint="eastAsia"/>
          <w:lang w:eastAsia="ko-KR"/>
        </w:rPr>
        <w:t>에서 후술하도록 한다.</w:t>
      </w:r>
    </w:p>
    <w:p w14:paraId="6B26DD9E" w14:textId="77777777" w:rsidR="005A1A8C" w:rsidRDefault="009B31BA" w:rsidP="005A1A8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S3</w:t>
      </w:r>
      <w:r w:rsidR="005A1A8C">
        <w:rPr>
          <w:rFonts w:ascii="맑은 고딕" w:eastAsia="맑은 고딕" w:hAnsi="맑은 고딕" w:cs="맑은 고딕"/>
          <w:lang w:eastAsia="ko-KR"/>
        </w:rPr>
        <w:t>4</w:t>
      </w:r>
      <w:r>
        <w:rPr>
          <w:rFonts w:ascii="맑은 고딕" w:eastAsia="맑은 고딕" w:hAnsi="맑은 고딕" w:cs="맑은 고딕"/>
          <w:lang w:eastAsia="ko-KR"/>
        </w:rPr>
        <w:t>1</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어느 하나의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후보 식단에 포함된</w:t>
      </w:r>
      <w:r w:rsidR="005A1A8C">
        <w:rPr>
          <w:rFonts w:ascii="맑은 고딕" w:eastAsia="맑은 고딕" w:hAnsi="맑은 고딕" w:cs="맑은 고딕" w:hint="eastAsia"/>
          <w:lang w:eastAsia="ko-KR"/>
        </w:rPr>
        <w:t xml:space="preserve"> 복수의 음식 메뉴들 중 임의의 두 개의</w:t>
      </w:r>
      <w:r>
        <w:rPr>
          <w:rFonts w:ascii="맑은 고딕" w:eastAsia="맑은 고딕" w:hAnsi="맑은 고딕" w:cs="맑은 고딕" w:hint="eastAsia"/>
          <w:lang w:eastAsia="ko-KR"/>
        </w:rPr>
        <w:t xml:space="preserve"> 음식 메뉴</w:t>
      </w:r>
      <w:r w:rsidR="005A1A8C">
        <w:rPr>
          <w:rFonts w:ascii="맑은 고딕" w:eastAsia="맑은 고딕" w:hAnsi="맑은 고딕" w:cs="맑은 고딕" w:hint="eastAsia"/>
          <w:lang w:eastAsia="ko-KR"/>
        </w:rPr>
        <w:t>들을</w:t>
      </w:r>
      <w:r>
        <w:rPr>
          <w:rFonts w:ascii="맑은 고딕" w:eastAsia="맑은 고딕" w:hAnsi="맑은 고딕" w:cs="맑은 고딕" w:hint="eastAsia"/>
          <w:lang w:eastAsia="ko-KR"/>
        </w:rPr>
        <w:t xml:space="preserve"> 제</w:t>
      </w:r>
      <w:r w:rsidR="005A1A8C">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5A1A8C">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에 입력으로 제공하여,</w:t>
      </w:r>
      <w:r>
        <w:rPr>
          <w:rFonts w:ascii="맑은 고딕" w:eastAsia="맑은 고딕" w:hAnsi="맑은 고딕" w:cs="맑은 고딕"/>
          <w:lang w:eastAsia="ko-KR"/>
        </w:rPr>
        <w:t xml:space="preserve"> </w:t>
      </w:r>
      <w:r w:rsidR="005A1A8C">
        <w:rPr>
          <w:rFonts w:ascii="맑은 고딕" w:eastAsia="맑은 고딕" w:hAnsi="맑은 고딕" w:cs="맑은 고딕" w:hint="eastAsia"/>
          <w:lang w:eastAsia="ko-KR"/>
        </w:rPr>
        <w:t>해당 두 개의 음식 메뉴들 간의 조합을</w:t>
      </w:r>
      <w:r>
        <w:rPr>
          <w:rFonts w:ascii="맑은 고딕" w:eastAsia="맑은 고딕" w:hAnsi="맑은 고딕" w:cs="맑은 고딕" w:hint="eastAsia"/>
          <w:lang w:eastAsia="ko-KR"/>
        </w:rPr>
        <w:t xml:space="preserve"> 나타내는 서브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점수를 획득할 수 있다.</w:t>
      </w:r>
      <w:r>
        <w:rPr>
          <w:rFonts w:ascii="맑은 고딕" w:eastAsia="맑은 고딕" w:hAnsi="맑은 고딕" w:cs="맑은 고딕"/>
          <w:lang w:eastAsia="ko-KR"/>
        </w:rPr>
        <w:t xml:space="preserve"> </w:t>
      </w:r>
    </w:p>
    <w:p w14:paraId="576DF426" w14:textId="7278F81F" w:rsidR="009B31BA" w:rsidRDefault="009B31BA" w:rsidP="005A1A8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상기한 동작을 어느 하나의 후보 식단에 포함된 복수의 음식 메뉴들</w:t>
      </w:r>
      <w:r w:rsidR="005A1A8C">
        <w:rPr>
          <w:rFonts w:ascii="맑은 고딕" w:eastAsia="맑은 고딕" w:hAnsi="맑은 고딕" w:cs="맑은 고딕" w:hint="eastAsia"/>
          <w:lang w:eastAsia="ko-KR"/>
        </w:rPr>
        <w:t xml:space="preserve"> 중 두 개의 음식 메뉴들을 선택하여 생길 수 있는 복수의 조합들 </w:t>
      </w:r>
      <w:r>
        <w:rPr>
          <w:rFonts w:ascii="맑은 고딕" w:eastAsia="맑은 고딕" w:hAnsi="맑은 고딕" w:cs="맑은 고딕" w:hint="eastAsia"/>
          <w:lang w:eastAsia="ko-KR"/>
        </w:rPr>
        <w:t>각각에 대하여 반복하여,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서브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점수들을 획득할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상기한 동작을 복수의 후보 식단들 각각에 대하여 반복하여 복수의 후보 식단들 각각에 대응되는 복수의 서브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점수들을 획득할 수 있다.</w:t>
      </w:r>
    </w:p>
    <w:p w14:paraId="303C3C28" w14:textId="5DD1F1DA" w:rsidR="009B31BA" w:rsidRDefault="009B31BA" w:rsidP="009B31B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점수들을 획득하는 단계(</w:t>
      </w:r>
      <w:r>
        <w:rPr>
          <w:rFonts w:ascii="맑은 고딕" w:eastAsia="맑은 고딕" w:hAnsi="맑은 고딕" w:cs="맑은 고딕"/>
          <w:lang w:eastAsia="ko-KR"/>
        </w:rPr>
        <w:t>S3</w:t>
      </w:r>
      <w:r w:rsidR="005A1A8C">
        <w:rPr>
          <w:rFonts w:ascii="맑은 고딕" w:eastAsia="맑은 고딕" w:hAnsi="맑은 고딕" w:cs="맑은 고딕"/>
          <w:lang w:eastAsia="ko-KR"/>
        </w:rPr>
        <w:t>40</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는 복수의 서브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후보 식단들 각각에 대응되는 복수의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점수들을 획득하는 단계(</w:t>
      </w:r>
      <w:r>
        <w:rPr>
          <w:rFonts w:ascii="맑은 고딕" w:eastAsia="맑은 고딕" w:hAnsi="맑은 고딕" w:cs="맑은 고딕"/>
          <w:lang w:eastAsia="ko-KR"/>
        </w:rPr>
        <w:t>S3</w:t>
      </w:r>
      <w:r w:rsidR="005A1A8C">
        <w:rPr>
          <w:rFonts w:ascii="맑은 고딕" w:eastAsia="맑은 고딕" w:hAnsi="맑은 고딕" w:cs="맑은 고딕"/>
          <w:lang w:eastAsia="ko-KR"/>
        </w:rPr>
        <w:t>4</w:t>
      </w:r>
      <w:r>
        <w:rPr>
          <w:rFonts w:ascii="맑은 고딕" w:eastAsia="맑은 고딕" w:hAnsi="맑은 고딕" w:cs="맑은 고딕"/>
          <w:lang w:eastAsia="ko-KR"/>
        </w:rPr>
        <w:t>2)</w:t>
      </w:r>
      <w:r>
        <w:rPr>
          <w:rFonts w:ascii="맑은 고딕" w:eastAsia="맑은 고딕" w:hAnsi="맑은 고딕" w:cs="맑은 고딕" w:hint="eastAsia"/>
          <w:lang w:eastAsia="ko-KR"/>
        </w:rPr>
        <w:t>를 포함할 수 있다.</w:t>
      </w:r>
    </w:p>
    <w:p w14:paraId="11DCA905" w14:textId="2FDAA592" w:rsidR="009B31BA" w:rsidRDefault="009B31BA" w:rsidP="009B31B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S3</w:t>
      </w:r>
      <w:r w:rsidR="005A1A8C">
        <w:rPr>
          <w:rFonts w:ascii="맑은 고딕" w:eastAsia="맑은 고딕" w:hAnsi="맑은 고딕" w:cs="맑은 고딕"/>
          <w:lang w:eastAsia="ko-KR"/>
        </w:rPr>
        <w:t>4</w:t>
      </w:r>
      <w:r>
        <w:rPr>
          <w:rFonts w:ascii="맑은 고딕" w:eastAsia="맑은 고딕" w:hAnsi="맑은 고딕" w:cs="맑은 고딕"/>
          <w:lang w:eastAsia="ko-KR"/>
        </w:rPr>
        <w:t>2</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복수의 서브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후보 식단들 각각에 대응되는 복수의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점수들을 획득할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 각각은,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각 후보 식단에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포함된 복수의 음식 메뉴들</w:t>
      </w:r>
      <w:r w:rsidR="005A1A8C">
        <w:rPr>
          <w:rFonts w:ascii="맑은 고딕" w:eastAsia="맑은 고딕" w:hAnsi="맑은 고딕" w:cs="맑은 고딕" w:hint="eastAsia"/>
          <w:lang w:eastAsia="ko-KR"/>
        </w:rPr>
        <w:t xml:space="preserve"> 간에 생길 수 있는 두 개의 음식 메뉴들 간의 복수의 조합들에</w:t>
      </w:r>
      <w:r>
        <w:rPr>
          <w:rFonts w:ascii="맑은 고딕" w:eastAsia="맑은 고딕" w:hAnsi="맑은 고딕" w:cs="맑은 고딕" w:hint="eastAsia"/>
          <w:lang w:eastAsia="ko-KR"/>
        </w:rPr>
        <w:t xml:space="preserve"> 대한 복수의 서브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점수들이 모두 종합된 점수일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 각각은,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각 후보 식단에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포함된 복수의 음식 메뉴들</w:t>
      </w:r>
      <w:r w:rsidR="005A1A8C">
        <w:rPr>
          <w:rFonts w:ascii="맑은 고딕" w:eastAsia="맑은 고딕" w:hAnsi="맑은 고딕" w:cs="맑은 고딕" w:hint="eastAsia"/>
          <w:lang w:eastAsia="ko-KR"/>
        </w:rPr>
        <w:t xml:space="preserve"> 간의 조합</w:t>
      </w:r>
      <w:r>
        <w:rPr>
          <w:rFonts w:ascii="맑은 고딕" w:eastAsia="맑은 고딕" w:hAnsi="맑은 고딕" w:cs="맑은 고딕" w:hint="eastAsia"/>
          <w:lang w:eastAsia="ko-KR"/>
        </w:rPr>
        <w:t xml:space="preserve"> 대한 복수의 서브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점수들의 평균 값으로 설정된 점수일 수 있다.</w:t>
      </w:r>
    </w:p>
    <w:p w14:paraId="720E91E0" w14:textId="3F730F94" w:rsidR="005A1A8C" w:rsidRDefault="005A1A8C" w:rsidP="009B31B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후보 식단의 식사 유형에 따라,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후보 식</w:t>
      </w:r>
      <w:r w:rsidR="0000574D">
        <w:rPr>
          <w:rFonts w:ascii="맑은 고딕" w:eastAsia="맑은 고딕" w:hAnsi="맑은 고딕" w:cs="맑은 고딕" w:hint="eastAsia"/>
          <w:lang w:eastAsia="ko-KR"/>
        </w:rPr>
        <w:t>단</w:t>
      </w:r>
      <w:r>
        <w:rPr>
          <w:rFonts w:ascii="맑은 고딕" w:eastAsia="맑은 고딕" w:hAnsi="맑은 고딕" w:cs="맑은 고딕" w:hint="eastAsia"/>
          <w:lang w:eastAsia="ko-KR"/>
        </w:rPr>
        <w:t xml:space="preserve">에 포함된 음식 메뉴의 개수가 </w:t>
      </w:r>
      <w:r>
        <w:rPr>
          <w:rFonts w:ascii="맑은 고딕" w:eastAsia="맑은 고딕" w:hAnsi="맑은 고딕" w:cs="맑은 고딕"/>
          <w:lang w:eastAsia="ko-KR"/>
        </w:rPr>
        <w:t>1</w:t>
      </w:r>
      <w:r>
        <w:rPr>
          <w:rFonts w:ascii="맑은 고딕" w:eastAsia="맑은 고딕" w:hAnsi="맑은 고딕" w:cs="맑은 고딕" w:hint="eastAsia"/>
          <w:lang w:eastAsia="ko-KR"/>
        </w:rPr>
        <w:t>개인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해당 후보 식</w:t>
      </w:r>
      <w:r w:rsidR="0000574D">
        <w:rPr>
          <w:rFonts w:ascii="맑은 고딕" w:eastAsia="맑은 고딕" w:hAnsi="맑은 고딕" w:cs="맑은 고딕" w:hint="eastAsia"/>
          <w:lang w:eastAsia="ko-KR"/>
        </w:rPr>
        <w:t>단</w:t>
      </w:r>
      <w:r>
        <w:rPr>
          <w:rFonts w:ascii="맑은 고딕" w:eastAsia="맑은 고딕" w:hAnsi="맑은 고딕" w:cs="맑은 고딕" w:hint="eastAsia"/>
          <w:lang w:eastAsia="ko-KR"/>
        </w:rPr>
        <w:t>에 대응되는 조합 평가 점수는,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다른 </w:t>
      </w:r>
      <w:r>
        <w:rPr>
          <w:rFonts w:ascii="맑은 고딕" w:eastAsia="맑은 고딕" w:hAnsi="맑은 고딕" w:cs="맑은 고딕" w:hint="eastAsia"/>
          <w:lang w:eastAsia="ko-KR"/>
        </w:rPr>
        <w:lastRenderedPageBreak/>
        <w:t>조합 평가 점수들의 평균으로 설정될 수 있다.</w:t>
      </w:r>
    </w:p>
    <w:p w14:paraId="594CDA2A" w14:textId="11316ACB" w:rsidR="009B31BA" w:rsidRDefault="009B31BA" w:rsidP="009B31B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단계</w:t>
      </w:r>
      <w:r>
        <w:rPr>
          <w:rFonts w:ascii="맑은 고딕" w:eastAsia="맑은 고딕" w:hAnsi="맑은 고딕" w:cs="맑은 고딕"/>
          <w:lang w:eastAsia="ko-KR"/>
        </w:rPr>
        <w:t xml:space="preserve"> S3</w:t>
      </w:r>
      <w:r w:rsidR="005A1A8C">
        <w:rPr>
          <w:rFonts w:ascii="맑은 고딕" w:eastAsia="맑은 고딕" w:hAnsi="맑은 고딕" w:cs="맑은 고딕"/>
          <w:lang w:eastAsia="ko-KR"/>
        </w:rPr>
        <w:t>4</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이후에,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S400</w:t>
      </w:r>
      <w:r>
        <w:rPr>
          <w:rFonts w:ascii="맑은 고딕" w:eastAsia="맑은 고딕" w:hAnsi="맑은 고딕" w:cs="맑은 고딕" w:hint="eastAsia"/>
          <w:lang w:eastAsia="ko-KR"/>
        </w:rPr>
        <w:t>의 동작이 수행될 수 있다.</w:t>
      </w:r>
    </w:p>
    <w:p w14:paraId="141FA175" w14:textId="77777777" w:rsidR="00114886" w:rsidRDefault="00114886" w:rsidP="00DE7327">
      <w:pPr>
        <w:widowControl w:val="0"/>
        <w:spacing w:line="360" w:lineRule="auto"/>
        <w:ind w:firstLine="800"/>
        <w:jc w:val="both"/>
        <w:rPr>
          <w:rFonts w:ascii="맑은 고딕" w:eastAsia="맑은 고딕" w:hAnsi="맑은 고딕" w:cs="맑은 고딕"/>
          <w:lang w:eastAsia="ko-KR"/>
        </w:rPr>
      </w:pPr>
    </w:p>
    <w:p w14:paraId="3B7F1A5E" w14:textId="24AAB78D" w:rsidR="00114886" w:rsidRDefault="00114886" w:rsidP="00DE7327">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Pr>
          <w:rFonts w:ascii="맑은 고딕" w:eastAsia="맑은 고딕" w:hAnsi="맑은 고딕" w:cs="맑은 고딕"/>
          <w:highlight w:val="yellow"/>
          <w:lang w:eastAsia="ko-KR"/>
        </w:rPr>
        <w:t>9</w:t>
      </w:r>
      <w:r w:rsidRPr="00114886">
        <w:rPr>
          <w:rFonts w:ascii="맑은 고딕" w:eastAsia="맑은 고딕" w:hAnsi="맑은 고딕" w:cs="맑은 고딕"/>
          <w:highlight w:val="yellow"/>
          <w:lang w:eastAsia="ko-KR"/>
        </w:rPr>
        <w:t>&gt;</w:t>
      </w:r>
    </w:p>
    <w:p w14:paraId="09C445A7" w14:textId="5CBCD300"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도</w:t>
      </w:r>
      <w:r>
        <w:rPr>
          <w:rFonts w:ascii="맑은 고딕" w:eastAsia="맑은 고딕" w:hAnsi="맑은 고딕" w:cs="맑은 고딕"/>
          <w:lang w:eastAsia="ko-KR"/>
        </w:rPr>
        <w:t xml:space="preserve"> 9</w:t>
      </w:r>
      <w:r>
        <w:rPr>
          <w:rFonts w:ascii="맑은 고딕" w:eastAsia="맑은 고딕" w:hAnsi="맑은 고딕" w:cs="맑은 고딕" w:hint="eastAsia"/>
          <w:lang w:eastAsia="ko-KR"/>
        </w:rPr>
        <w:t>는</w:t>
      </w:r>
      <w:r w:rsidRPr="00C30DE1">
        <w:rPr>
          <w:rFonts w:ascii="맑은 고딕" w:eastAsia="맑은 고딕" w:hAnsi="맑은 고딕" w:cs="맑은 고딕"/>
          <w:lang w:eastAsia="ko-KR"/>
        </w:rPr>
        <w:t xml:space="preserve"> 본 발명의 실시예들에 따른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알고리즘과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알고리즘의 학습 과정과,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훈련 데이터로 이용되는 그래프 정보를 설명하기 위한 도면이다.</w:t>
      </w:r>
    </w:p>
    <w:p w14:paraId="52F785EF" w14:textId="6C64E752" w:rsidR="0084792C" w:rsidRDefault="0084792C"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및 도</w:t>
      </w:r>
      <w:r>
        <w:rPr>
          <w:rFonts w:ascii="맑은 고딕" w:eastAsia="맑은 고딕" w:hAnsi="맑은 고딕" w:cs="맑은 고딕"/>
          <w:lang w:eastAsia="ko-KR"/>
        </w:rPr>
        <w:t xml:space="preserve"> 9</w:t>
      </w:r>
      <w:r>
        <w:rPr>
          <w:rFonts w:ascii="맑은 고딕" w:eastAsia="맑은 고딕" w:hAnsi="맑은 고딕" w:cs="맑은 고딕" w:hint="eastAsia"/>
          <w:lang w:eastAsia="ko-KR"/>
        </w:rPr>
        <w:t>를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9</w:t>
      </w:r>
      <w:r>
        <w:rPr>
          <w:rFonts w:ascii="맑은 고딕" w:eastAsia="맑은 고딕" w:hAnsi="맑은 고딕" w:cs="맑은 고딕" w:hint="eastAsia"/>
          <w:lang w:eastAsia="ko-KR"/>
        </w:rPr>
        <w:t>에는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sidR="006546C7">
        <w:rPr>
          <w:rFonts w:ascii="맑은 고딕" w:eastAsia="맑은 고딕" w:hAnsi="맑은 고딕" w:cs="맑은 고딕" w:hint="eastAsia"/>
          <w:lang w:eastAsia="ko-KR"/>
        </w:rPr>
        <w:t>이 도시되어 있다.</w:t>
      </w:r>
    </w:p>
    <w:p w14:paraId="760B2C5F" w14:textId="5D7FC477" w:rsidR="006546C7" w:rsidRDefault="006546C7"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은 학습은,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개시에 따른 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에서 수행될 수 있다.</w:t>
      </w:r>
      <w:r>
        <w:rPr>
          <w:rFonts w:ascii="맑은 고딕" w:eastAsia="맑은 고딕" w:hAnsi="맑은 고딕" w:cs="맑은 고딕"/>
          <w:lang w:eastAsia="ko-KR"/>
        </w:rPr>
        <w:t xml:space="preserve"> </w:t>
      </w:r>
    </w:p>
    <w:p w14:paraId="7384E185" w14:textId="5B4C74F4" w:rsidR="00C538E7" w:rsidRDefault="00C538E7"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의 학습 과정이 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에서 수행되는 것으로 설명하도록 한다.</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다만,</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본 개시는 이에 제한되지 않고,</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 xml:space="preserve">도 </w:t>
      </w:r>
      <w:r w:rsidR="00781C17">
        <w:rPr>
          <w:rFonts w:ascii="맑은 고딕" w:eastAsia="맑은 고딕" w:hAnsi="맑은 고딕" w:cs="맑은 고딕"/>
          <w:lang w:eastAsia="ko-KR"/>
        </w:rPr>
        <w:t>9</w:t>
      </w:r>
      <w:r w:rsidR="00781C17">
        <w:rPr>
          <w:rFonts w:ascii="맑은 고딕" w:eastAsia="맑은 고딕" w:hAnsi="맑은 고딕" w:cs="맑은 고딕" w:hint="eastAsia"/>
          <w:lang w:eastAsia="ko-KR"/>
        </w:rPr>
        <w:t>에서 설명된</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제</w:t>
      </w:r>
      <w:r w:rsidR="00781C17">
        <w:rPr>
          <w:rFonts w:ascii="맑은 고딕" w:eastAsia="맑은 고딕" w:hAnsi="맑은 고딕" w:cs="맑은 고딕"/>
          <w:lang w:eastAsia="ko-KR"/>
        </w:rPr>
        <w:t xml:space="preserve">1 </w:t>
      </w:r>
      <w:r w:rsidR="00781C17">
        <w:rPr>
          <w:rFonts w:ascii="맑은 고딕" w:eastAsia="맑은 고딕" w:hAnsi="맑은 고딕" w:cs="맑은 고딕" w:hint="eastAsia"/>
          <w:lang w:eastAsia="ko-KR"/>
        </w:rPr>
        <w:t>인공 지능 모델(</w:t>
      </w:r>
      <w:r w:rsidR="00781C17">
        <w:rPr>
          <w:rFonts w:ascii="맑은 고딕" w:eastAsia="맑은 고딕" w:hAnsi="맑은 고딕" w:cs="맑은 고딕"/>
          <w:lang w:eastAsia="ko-KR"/>
        </w:rPr>
        <w:t xml:space="preserve">124) </w:t>
      </w:r>
      <w:r w:rsidR="00781C17">
        <w:rPr>
          <w:rFonts w:ascii="맑은 고딕" w:eastAsia="맑은 고딕" w:hAnsi="맑은 고딕" w:cs="맑은 고딕" w:hint="eastAsia"/>
          <w:lang w:eastAsia="ko-KR"/>
        </w:rPr>
        <w:t>및 제2</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인공 지능 모델(</w:t>
      </w:r>
      <w:r w:rsidR="00781C17">
        <w:rPr>
          <w:rFonts w:ascii="맑은 고딕" w:eastAsia="맑은 고딕" w:hAnsi="맑은 고딕" w:cs="맑은 고딕"/>
          <w:lang w:eastAsia="ko-KR"/>
        </w:rPr>
        <w:t>125)</w:t>
      </w:r>
      <w:r w:rsidR="00781C17">
        <w:rPr>
          <w:rFonts w:ascii="맑은 고딕" w:eastAsia="맑은 고딕" w:hAnsi="맑은 고딕" w:cs="맑은 고딕" w:hint="eastAsia"/>
          <w:lang w:eastAsia="ko-KR"/>
        </w:rPr>
        <w:t>의 학습 과정이</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외부의 전자 장치나 외부의 서버에서 수행된 이후에,</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갱신된 가중치를 포함하는 제1</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인공 지능 모델(</w:t>
      </w:r>
      <w:r w:rsidR="00781C17">
        <w:rPr>
          <w:rFonts w:ascii="맑은 고딕" w:eastAsia="맑은 고딕" w:hAnsi="맑은 고딕" w:cs="맑은 고딕"/>
          <w:lang w:eastAsia="ko-KR"/>
        </w:rPr>
        <w:t xml:space="preserve">124) </w:t>
      </w:r>
      <w:r w:rsidR="00781C17">
        <w:rPr>
          <w:rFonts w:ascii="맑은 고딕" w:eastAsia="맑은 고딕" w:hAnsi="맑은 고딕" w:cs="맑은 고딕" w:hint="eastAsia"/>
          <w:lang w:eastAsia="ko-KR"/>
        </w:rPr>
        <w:t>및 제2</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인공 지능 모델(</w:t>
      </w:r>
      <w:r w:rsidR="00781C17">
        <w:rPr>
          <w:rFonts w:ascii="맑은 고딕" w:eastAsia="맑은 고딕" w:hAnsi="맑은 고딕" w:cs="맑은 고딕"/>
          <w:lang w:eastAsia="ko-KR"/>
        </w:rPr>
        <w:t>125)</w:t>
      </w:r>
      <w:r w:rsidR="00781C17">
        <w:rPr>
          <w:rFonts w:ascii="맑은 고딕" w:eastAsia="맑은 고딕" w:hAnsi="맑은 고딕" w:cs="맑은 고딕" w:hint="eastAsia"/>
          <w:lang w:eastAsia="ko-KR"/>
        </w:rPr>
        <w:t>이 통신 인터페이스(</w:t>
      </w:r>
      <w:r w:rsidR="00781C17">
        <w:rPr>
          <w:rFonts w:ascii="맑은 고딕" w:eastAsia="맑은 고딕" w:hAnsi="맑은 고딕" w:cs="맑은 고딕"/>
          <w:lang w:eastAsia="ko-KR"/>
        </w:rPr>
        <w:t>190)</w:t>
      </w:r>
      <w:r w:rsidR="00781C17">
        <w:rPr>
          <w:rFonts w:ascii="맑은 고딕" w:eastAsia="맑은 고딕" w:hAnsi="맑은 고딕" w:cs="맑은 고딕" w:hint="eastAsia"/>
          <w:lang w:eastAsia="ko-KR"/>
        </w:rPr>
        <w:t>를 통하여 시스템 장치(</w:t>
      </w:r>
      <w:r w:rsidR="00781C17">
        <w:rPr>
          <w:rFonts w:ascii="맑은 고딕" w:eastAsia="맑은 고딕" w:hAnsi="맑은 고딕" w:cs="맑은 고딕"/>
          <w:lang w:eastAsia="ko-KR"/>
        </w:rPr>
        <w:t>100)</w:t>
      </w:r>
      <w:r w:rsidR="00781C17">
        <w:rPr>
          <w:rFonts w:ascii="맑은 고딕" w:eastAsia="맑은 고딕" w:hAnsi="맑은 고딕" w:cs="맑은 고딕" w:hint="eastAsia"/>
          <w:lang w:eastAsia="ko-KR"/>
        </w:rPr>
        <w:t>로 제공될 수도 있음은 물론이다.</w:t>
      </w:r>
    </w:p>
    <w:p w14:paraId="2A5BD60B" w14:textId="33ED1CD1" w:rsidR="00311902" w:rsidRDefault="009A01FC"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를 더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311902">
        <w:rPr>
          <w:rFonts w:ascii="맑은 고딕" w:eastAsia="맑은 고딕" w:hAnsi="맑은 고딕" w:cs="맑은 고딕" w:hint="eastAsia"/>
          <w:lang w:eastAsia="ko-KR"/>
        </w:rPr>
        <w:t>그래프 정보 획득 모듈(</w:t>
      </w:r>
      <w:r w:rsidR="00311902">
        <w:rPr>
          <w:rFonts w:ascii="맑은 고딕" w:eastAsia="맑은 고딕" w:hAnsi="맑은 고딕" w:cs="맑은 고딕"/>
          <w:lang w:eastAsia="ko-KR"/>
        </w:rPr>
        <w:t>900)</w:t>
      </w:r>
      <w:r w:rsidR="00311902">
        <w:rPr>
          <w:rFonts w:ascii="맑은 고딕" w:eastAsia="맑은 고딕" w:hAnsi="맑은 고딕" w:cs="맑은 고딕" w:hint="eastAsia"/>
          <w:lang w:eastAsia="ko-KR"/>
        </w:rPr>
        <w:t>을 이용하여,</w:t>
      </w:r>
      <w:r w:rsidR="00311902">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식습관 데이터베이스(</w:t>
      </w:r>
      <w:r>
        <w:rPr>
          <w:rFonts w:ascii="맑은 고딕" w:eastAsia="맑은 고딕" w:hAnsi="맑은 고딕" w:cs="맑은 고딕"/>
          <w:lang w:eastAsia="ko-KR"/>
        </w:rPr>
        <w:t>910)</w:t>
      </w:r>
      <w:r w:rsidR="00311902">
        <w:rPr>
          <w:rFonts w:ascii="맑은 고딕" w:eastAsia="맑은 고딕" w:hAnsi="맑은 고딕" w:cs="맑은 고딕" w:hint="eastAsia"/>
          <w:lang w:eastAsia="ko-KR"/>
        </w:rPr>
        <w:t xml:space="preserve">에 포함된 정보를 </w:t>
      </w:r>
      <w:proofErr w:type="spellStart"/>
      <w:r w:rsidR="00311902">
        <w:rPr>
          <w:rFonts w:ascii="맑은 고딕" w:eastAsia="맑은 고딕" w:hAnsi="맑은 고딕" w:cs="맑은 고딕" w:hint="eastAsia"/>
          <w:lang w:eastAsia="ko-KR"/>
        </w:rPr>
        <w:t>전처리하여</w:t>
      </w:r>
      <w:proofErr w:type="spellEnd"/>
      <w:r w:rsidR="00311902">
        <w:rPr>
          <w:rFonts w:ascii="맑은 고딕" w:eastAsia="맑은 고딕" w:hAnsi="맑은 고딕" w:cs="맑은 고딕" w:hint="eastAsia"/>
          <w:lang w:eastAsia="ko-KR"/>
        </w:rPr>
        <w:t xml:space="preserve"> 그래프 정보(</w:t>
      </w:r>
      <w:r w:rsidR="00311902">
        <w:rPr>
          <w:rFonts w:ascii="맑은 고딕" w:eastAsia="맑은 고딕" w:hAnsi="맑은 고딕" w:cs="맑은 고딕"/>
          <w:lang w:eastAsia="ko-KR"/>
        </w:rPr>
        <w:t>920)</w:t>
      </w:r>
      <w:r w:rsidR="00311902">
        <w:rPr>
          <w:rFonts w:ascii="맑은 고딕" w:eastAsia="맑은 고딕" w:hAnsi="맑은 고딕" w:cs="맑은 고딕" w:hint="eastAsia"/>
          <w:lang w:eastAsia="ko-KR"/>
        </w:rPr>
        <w:t>를 획득할 수 있다.</w:t>
      </w:r>
    </w:p>
    <w:p w14:paraId="1F2F8FD5" w14:textId="79179F71" w:rsidR="00781C17" w:rsidRDefault="00311902"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 xml:space="preserve">에는 </w:t>
      </w:r>
      <w:r w:rsidR="009A01FC">
        <w:rPr>
          <w:rFonts w:ascii="맑은 고딕" w:eastAsia="맑은 고딕" w:hAnsi="맑은 고딕" w:cs="맑은 고딕" w:hint="eastAsia"/>
          <w:lang w:eastAsia="ko-KR"/>
        </w:rPr>
        <w:t>설문 대상자의 나이,</w:t>
      </w:r>
      <w:r w:rsidR="009A01FC">
        <w:rPr>
          <w:rFonts w:ascii="맑은 고딕" w:eastAsia="맑은 고딕" w:hAnsi="맑은 고딕" w:cs="맑은 고딕"/>
          <w:lang w:eastAsia="ko-KR"/>
        </w:rPr>
        <w:t xml:space="preserve"> </w:t>
      </w:r>
      <w:r w:rsidR="009A01FC">
        <w:rPr>
          <w:rFonts w:ascii="맑은 고딕" w:eastAsia="맑은 고딕" w:hAnsi="맑은 고딕" w:cs="맑은 고딕" w:hint="eastAsia"/>
          <w:lang w:eastAsia="ko-KR"/>
        </w:rPr>
        <w:t>성별,</w:t>
      </w:r>
      <w:r w:rsidR="009A01FC">
        <w:rPr>
          <w:rFonts w:ascii="맑은 고딕" w:eastAsia="맑은 고딕" w:hAnsi="맑은 고딕" w:cs="맑은 고딕"/>
          <w:lang w:eastAsia="ko-KR"/>
        </w:rPr>
        <w:t xml:space="preserve"> </w:t>
      </w:r>
      <w:r w:rsidR="009A01FC">
        <w:rPr>
          <w:rFonts w:ascii="맑은 고딕" w:eastAsia="맑은 고딕" w:hAnsi="맑은 고딕" w:cs="맑은 고딕" w:hint="eastAsia"/>
          <w:lang w:eastAsia="ko-KR"/>
        </w:rPr>
        <w:t>신장,</w:t>
      </w:r>
      <w:r w:rsidR="009A01FC">
        <w:rPr>
          <w:rFonts w:ascii="맑은 고딕" w:eastAsia="맑은 고딕" w:hAnsi="맑은 고딕" w:cs="맑은 고딕"/>
          <w:lang w:eastAsia="ko-KR"/>
        </w:rPr>
        <w:t xml:space="preserve"> </w:t>
      </w:r>
      <w:r w:rsidR="009A01FC">
        <w:rPr>
          <w:rFonts w:ascii="맑은 고딕" w:eastAsia="맑은 고딕" w:hAnsi="맑은 고딕" w:cs="맑은 고딕" w:hint="eastAsia"/>
          <w:lang w:eastAsia="ko-KR"/>
        </w:rPr>
        <w:t>체중</w:t>
      </w:r>
      <w:r w:rsidR="009A01FC">
        <w:rPr>
          <w:rFonts w:ascii="맑은 고딕" w:eastAsia="맑은 고딕" w:hAnsi="맑은 고딕" w:cs="맑은 고딕"/>
          <w:lang w:eastAsia="ko-KR"/>
        </w:rPr>
        <w:t xml:space="preserve">, </w:t>
      </w:r>
      <w:r w:rsidR="009A01FC">
        <w:rPr>
          <w:rFonts w:ascii="맑은 고딕" w:eastAsia="맑은 고딕" w:hAnsi="맑은 고딕" w:cs="맑은 고딕" w:hint="eastAsia"/>
          <w:lang w:eastAsia="ko-KR"/>
        </w:rPr>
        <w:lastRenderedPageBreak/>
        <w:t>신체 활동 수준 등에 대한 정보와,</w:t>
      </w:r>
      <w:r w:rsidR="009A01FC">
        <w:rPr>
          <w:rFonts w:ascii="맑은 고딕" w:eastAsia="맑은 고딕" w:hAnsi="맑은 고딕" w:cs="맑은 고딕"/>
          <w:lang w:eastAsia="ko-KR"/>
        </w:rPr>
        <w:t xml:space="preserve"> </w:t>
      </w:r>
      <w:r w:rsidR="009A01FC">
        <w:rPr>
          <w:rFonts w:ascii="맑은 고딕" w:eastAsia="맑은 고딕" w:hAnsi="맑은 고딕" w:cs="맑은 고딕" w:hint="eastAsia"/>
          <w:lang w:eastAsia="ko-KR"/>
        </w:rPr>
        <w:t>설문 대상자에게 제공된 식단</w:t>
      </w:r>
      <w:r>
        <w:rPr>
          <w:rFonts w:ascii="맑은 고딕" w:eastAsia="맑은 고딕" w:hAnsi="맑은 고딕" w:cs="맑은 고딕" w:hint="eastAsia"/>
          <w:lang w:eastAsia="ko-KR"/>
        </w:rPr>
        <w:t>에 포함된 음식에 대한 정보(음식의 열량,</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음식에 포함된 특정 영양소의 종류,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함량,</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음식의 종류 등),</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음식의 주재료,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음식의 조미료,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식단의 끼니의 종류(예를 들어 아침,</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점심,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저녁 또는 간식 인지)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설문 대상자의 해당 음식의 섭취량,</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식단에 포함된 다른 음식의 종류 등에 대한 정보가 포함될 수 있다.</w:t>
      </w:r>
    </w:p>
    <w:p w14:paraId="573116F1" w14:textId="49DD9E8E" w:rsidR="009A01FC" w:rsidRDefault="00D27B89" w:rsidP="009A01F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 xml:space="preserve">는 </w:t>
      </w:r>
      <w:r w:rsidR="009A01FC">
        <w:rPr>
          <w:rFonts w:ascii="맑은 고딕" w:eastAsia="맑은 고딕" w:hAnsi="맑은 고딕" w:cs="맑은 고딕"/>
          <w:lang w:eastAsia="ko-KR"/>
        </w:rPr>
        <w:t>“</w:t>
      </w:r>
      <w:r w:rsidR="009A01FC">
        <w:rPr>
          <w:rFonts w:ascii="맑은 고딕" w:eastAsia="맑은 고딕" w:hAnsi="맑은 고딕" w:cs="맑은 고딕" w:hint="eastAsia"/>
          <w:lang w:eastAsia="ko-KR"/>
        </w:rPr>
        <w:t>국민건강영양조사</w:t>
      </w:r>
      <w:r w:rsidR="009A01FC">
        <w:rPr>
          <w:rFonts w:ascii="맑은 고딕" w:eastAsia="맑은 고딕" w:hAnsi="맑은 고딕" w:cs="맑은 고딕"/>
          <w:lang w:eastAsia="ko-KR"/>
        </w:rPr>
        <w:t xml:space="preserve">” </w:t>
      </w:r>
      <w:r w:rsidR="009A01FC">
        <w:rPr>
          <w:rFonts w:ascii="맑은 고딕" w:eastAsia="맑은 고딕" w:hAnsi="맑은 고딕" w:cs="맑은 고딕" w:hint="eastAsia"/>
          <w:lang w:eastAsia="ko-KR"/>
        </w:rPr>
        <w:t>등과 같이,</w:t>
      </w:r>
      <w:r w:rsidR="009A01FC">
        <w:rPr>
          <w:rFonts w:ascii="맑은 고딕" w:eastAsia="맑은 고딕" w:hAnsi="맑은 고딕" w:cs="맑은 고딕"/>
          <w:lang w:eastAsia="ko-KR"/>
        </w:rPr>
        <w:t xml:space="preserve"> </w:t>
      </w:r>
      <w:r w:rsidR="009A01FC">
        <w:rPr>
          <w:rFonts w:ascii="맑은 고딕" w:eastAsia="맑은 고딕" w:hAnsi="맑은 고딕" w:cs="맑은 고딕" w:hint="eastAsia"/>
          <w:lang w:eastAsia="ko-KR"/>
        </w:rPr>
        <w:t xml:space="preserve">보건복지부 등에서 제공하는 </w:t>
      </w:r>
      <w:r>
        <w:rPr>
          <w:rFonts w:ascii="맑은 고딕" w:eastAsia="맑은 고딕" w:hAnsi="맑은 고딕" w:cs="맑은 고딕" w:hint="eastAsia"/>
          <w:lang w:eastAsia="ko-KR"/>
        </w:rPr>
        <w:t>데이터베이스를 포함할 수 있다.</w:t>
      </w:r>
    </w:p>
    <w:p w14:paraId="5E3DC4A7" w14:textId="20F22967" w:rsidR="009A01FC" w:rsidRDefault="009A01FC" w:rsidP="009A01F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메모리(</w:t>
      </w:r>
      <w:r>
        <w:rPr>
          <w:rFonts w:ascii="맑은 고딕" w:eastAsia="맑은 고딕" w:hAnsi="맑은 고딕" w:cs="맑은 고딕"/>
          <w:lang w:eastAsia="ko-KR"/>
        </w:rPr>
        <w:t>150)</w:t>
      </w:r>
      <w:r>
        <w:rPr>
          <w:rFonts w:ascii="맑은 고딕" w:eastAsia="맑은 고딕" w:hAnsi="맑은 고딕" w:cs="맑은 고딕" w:hint="eastAsia"/>
          <w:lang w:eastAsia="ko-KR"/>
        </w:rPr>
        <w:t xml:space="preserve">에는 </w:t>
      </w:r>
      <w:r w:rsidR="005C62E0">
        <w:rPr>
          <w:rFonts w:ascii="맑은 고딕" w:eastAsia="맑은 고딕" w:hAnsi="맑은 고딕" w:cs="맑은 고딕" w:hint="eastAsia"/>
          <w:lang w:eastAsia="ko-KR"/>
        </w:rPr>
        <w:t>식습관 데이터베이스(</w:t>
      </w:r>
      <w:r w:rsidR="005C62E0">
        <w:rPr>
          <w:rFonts w:ascii="맑은 고딕" w:eastAsia="맑은 고딕" w:hAnsi="맑은 고딕" w:cs="맑은 고딕"/>
          <w:lang w:eastAsia="ko-KR"/>
        </w:rPr>
        <w:t>910)</w:t>
      </w:r>
      <w:r w:rsidR="005C62E0">
        <w:rPr>
          <w:rFonts w:ascii="맑은 고딕" w:eastAsia="맑은 고딕" w:hAnsi="맑은 고딕" w:cs="맑은 고딕" w:hint="eastAsia"/>
          <w:lang w:eastAsia="ko-KR"/>
        </w:rPr>
        <w:t>가</w:t>
      </w:r>
      <w:r>
        <w:rPr>
          <w:rFonts w:ascii="맑은 고딕" w:eastAsia="맑은 고딕" w:hAnsi="맑은 고딕" w:cs="맑은 고딕" w:hint="eastAsia"/>
          <w:lang w:eastAsia="ko-KR"/>
        </w:rPr>
        <w:t xml:space="preserve"> 포함될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입출력 인터페이스(</w:t>
      </w:r>
      <w:r>
        <w:rPr>
          <w:rFonts w:ascii="맑은 고딕" w:eastAsia="맑은 고딕" w:hAnsi="맑은 고딕" w:cs="맑은 고딕"/>
          <w:lang w:eastAsia="ko-KR"/>
        </w:rPr>
        <w:t xml:space="preserve">180) </w:t>
      </w:r>
      <w:r>
        <w:rPr>
          <w:rFonts w:ascii="맑은 고딕" w:eastAsia="맑은 고딕" w:hAnsi="맑은 고딕" w:cs="맑은 고딕" w:hint="eastAsia"/>
          <w:lang w:eastAsia="ko-KR"/>
        </w:rPr>
        <w:t>또는 통신 인터페이스(</w:t>
      </w:r>
      <w:r>
        <w:rPr>
          <w:rFonts w:ascii="맑은 고딕" w:eastAsia="맑은 고딕" w:hAnsi="맑은 고딕" w:cs="맑은 고딕"/>
          <w:lang w:eastAsia="ko-KR"/>
        </w:rPr>
        <w:t>190)</w:t>
      </w:r>
      <w:r>
        <w:rPr>
          <w:rFonts w:ascii="맑은 고딕" w:eastAsia="맑은 고딕" w:hAnsi="맑은 고딕" w:cs="맑은 고딕" w:hint="eastAsia"/>
          <w:lang w:eastAsia="ko-KR"/>
        </w:rPr>
        <w:t>을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외부의 전자 장치 또는 외부의 서버로부터 </w:t>
      </w:r>
      <w:r w:rsidR="005C62E0">
        <w:rPr>
          <w:rFonts w:ascii="맑은 고딕" w:eastAsia="맑은 고딕" w:hAnsi="맑은 고딕" w:cs="맑은 고딕" w:hint="eastAsia"/>
          <w:lang w:eastAsia="ko-KR"/>
        </w:rPr>
        <w:t>식습관 데이터베이스(</w:t>
      </w:r>
      <w:r w:rsidR="005C62E0">
        <w:rPr>
          <w:rFonts w:ascii="맑은 고딕" w:eastAsia="맑은 고딕" w:hAnsi="맑은 고딕" w:cs="맑은 고딕"/>
          <w:lang w:eastAsia="ko-KR"/>
        </w:rPr>
        <w:t>910)</w:t>
      </w:r>
      <w:r>
        <w:rPr>
          <w:rFonts w:ascii="맑은 고딕" w:eastAsia="맑은 고딕" w:hAnsi="맑은 고딕" w:cs="맑은 고딕" w:hint="eastAsia"/>
          <w:lang w:eastAsia="ko-KR"/>
        </w:rPr>
        <w:t>를 획득할 수도 있다.</w:t>
      </w:r>
    </w:p>
    <w:p w14:paraId="0E66ADAF" w14:textId="346AF757" w:rsidR="009A01FC" w:rsidRDefault="00CD2F35"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에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를 훈련 데이터로서 제공할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sidR="00E85721">
        <w:rPr>
          <w:rFonts w:ascii="맑은 고딕" w:eastAsia="맑은 고딕" w:hAnsi="맑은 고딕" w:cs="맑은 고딕" w:hint="eastAsia"/>
          <w:lang w:eastAsia="ko-KR"/>
        </w:rPr>
        <w:t>은 그래프 형태의 입력 데이터에 기초하여</w:t>
      </w:r>
      <w:r w:rsidR="00E85721">
        <w:rPr>
          <w:rFonts w:ascii="맑은 고딕" w:eastAsia="맑은 고딕" w:hAnsi="맑은 고딕" w:cs="맑은 고딕"/>
          <w:lang w:eastAsia="ko-KR"/>
        </w:rPr>
        <w:t xml:space="preserve">, </w:t>
      </w:r>
      <w:r w:rsidR="00E85721">
        <w:rPr>
          <w:rFonts w:ascii="맑은 고딕" w:eastAsia="맑은 고딕" w:hAnsi="맑은 고딕" w:cs="맑은 고딕" w:hint="eastAsia"/>
          <w:lang w:eastAsia="ko-KR"/>
        </w:rPr>
        <w:t>특정 음식에 대한 사용자의 선호도에 대한 선호도 평가 점수를 추론하도록 미리 학습될 수 있다. 제2</w:t>
      </w:r>
      <w:r w:rsidR="00E85721">
        <w:rPr>
          <w:rFonts w:ascii="맑은 고딕" w:eastAsia="맑은 고딕" w:hAnsi="맑은 고딕" w:cs="맑은 고딕"/>
          <w:lang w:eastAsia="ko-KR"/>
        </w:rPr>
        <w:t xml:space="preserve"> </w:t>
      </w:r>
      <w:r w:rsidR="00E85721">
        <w:rPr>
          <w:rFonts w:ascii="맑은 고딕" w:eastAsia="맑은 고딕" w:hAnsi="맑은 고딕" w:cs="맑은 고딕" w:hint="eastAsia"/>
          <w:lang w:eastAsia="ko-KR"/>
        </w:rPr>
        <w:t>인공 지능 모델(</w:t>
      </w:r>
      <w:r w:rsidR="00E85721">
        <w:rPr>
          <w:rFonts w:ascii="맑은 고딕" w:eastAsia="맑은 고딕" w:hAnsi="맑은 고딕" w:cs="맑은 고딕"/>
          <w:lang w:eastAsia="ko-KR"/>
        </w:rPr>
        <w:t>125)</w:t>
      </w:r>
      <w:r w:rsidR="00E85721">
        <w:rPr>
          <w:rFonts w:ascii="맑은 고딕" w:eastAsia="맑은 고딕" w:hAnsi="맑은 고딕" w:cs="맑은 고딕" w:hint="eastAsia"/>
          <w:lang w:eastAsia="ko-KR"/>
        </w:rPr>
        <w:t>은 그래프 형태의 입력 데이터에 기초하여,</w:t>
      </w:r>
      <w:r w:rsidR="00E85721">
        <w:rPr>
          <w:rFonts w:ascii="맑은 고딕" w:eastAsia="맑은 고딕" w:hAnsi="맑은 고딕" w:cs="맑은 고딕"/>
          <w:lang w:eastAsia="ko-KR"/>
        </w:rPr>
        <w:t xml:space="preserve"> </w:t>
      </w:r>
      <w:r w:rsidR="00E85721">
        <w:rPr>
          <w:rFonts w:ascii="맑은 고딕" w:eastAsia="맑은 고딕" w:hAnsi="맑은 고딕" w:cs="맑은 고딕" w:hint="eastAsia"/>
          <w:lang w:eastAsia="ko-KR"/>
        </w:rPr>
        <w:t>두 개의 음식 간의 조합에 대한 조합 평가 점수를 추론하도록 미리 학습될 수 있다.</w:t>
      </w:r>
    </w:p>
    <w:p w14:paraId="069F887F" w14:textId="4618D185" w:rsidR="00A92DE4" w:rsidRDefault="00A92DE4"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기초하여 </w:t>
      </w:r>
      <w:r w:rsidRPr="0084792C">
        <w:rPr>
          <w:rFonts w:ascii="맑은 고딕" w:eastAsia="맑은 고딕" w:hAnsi="맑은 고딕" w:cs="맑은 고딕" w:hint="eastAsia"/>
          <w:lang w:eastAsia="ko-KR"/>
        </w:rPr>
        <w:t>복수의 노드들(nodes) 및 복수의 노드들 간의 관계를 나타내는 복수의 에지들(edges)을 포함하는 그래프 정보(</w:t>
      </w:r>
      <w:r w:rsidR="00874C1A">
        <w:rPr>
          <w:rFonts w:ascii="맑은 고딕" w:eastAsia="맑은 고딕" w:hAnsi="맑은 고딕" w:cs="맑은 고딕"/>
          <w:lang w:eastAsia="ko-KR"/>
        </w:rPr>
        <w:t>920</w:t>
      </w:r>
      <w:r w:rsidRPr="0084792C">
        <w:rPr>
          <w:rFonts w:ascii="맑은 고딕" w:eastAsia="맑은 고딕" w:hAnsi="맑은 고딕" w:cs="맑은 고딕" w:hint="eastAsia"/>
          <w:lang w:eastAsia="ko-KR"/>
        </w:rPr>
        <w:t>)를 획득할 수 있다.</w:t>
      </w:r>
      <w:r w:rsidR="00874C1A">
        <w:rPr>
          <w:rFonts w:ascii="맑은 고딕" w:eastAsia="맑은 고딕" w:hAnsi="맑은 고딕" w:cs="맑은 고딕"/>
          <w:lang w:eastAsia="ko-KR"/>
        </w:rPr>
        <w:t xml:space="preserve"> </w:t>
      </w:r>
      <w:r w:rsidR="00874C1A">
        <w:rPr>
          <w:rFonts w:ascii="맑은 고딕" w:eastAsia="맑은 고딕" w:hAnsi="맑은 고딕" w:cs="맑은 고딕" w:hint="eastAsia"/>
          <w:lang w:eastAsia="ko-KR"/>
        </w:rPr>
        <w:t>이때,</w:t>
      </w:r>
      <w:r w:rsidR="00874C1A">
        <w:rPr>
          <w:rFonts w:ascii="맑은 고딕" w:eastAsia="맑은 고딕" w:hAnsi="맑은 고딕" w:cs="맑은 고딕"/>
          <w:lang w:eastAsia="ko-KR"/>
        </w:rPr>
        <w:t xml:space="preserve"> </w:t>
      </w:r>
      <w:r w:rsidR="00874C1A">
        <w:rPr>
          <w:rFonts w:ascii="맑은 고딕" w:eastAsia="맑은 고딕" w:hAnsi="맑은 고딕" w:cs="맑은 고딕" w:hint="eastAsia"/>
          <w:lang w:eastAsia="ko-KR"/>
        </w:rPr>
        <w:t>복수의 에지들 각각은 에지 가중치를 포함할 수 있다.</w:t>
      </w:r>
    </w:p>
    <w:p w14:paraId="412AB010" w14:textId="1264E5EB" w:rsidR="002342EA" w:rsidRDefault="002342EA"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노드들은,</w:t>
      </w:r>
      <w:r>
        <w:rPr>
          <w:rFonts w:ascii="맑은 고딕" w:eastAsia="맑은 고딕" w:hAnsi="맑은 고딕" w:cs="맑은 고딕"/>
          <w:lang w:eastAsia="ko-KR"/>
        </w:rPr>
        <w:t xml:space="preserve"> </w:t>
      </w:r>
      <w:r w:rsidR="00B05B48">
        <w:rPr>
          <w:rFonts w:ascii="맑은 고딕" w:eastAsia="맑은 고딕" w:hAnsi="맑은 고딕" w:cs="맑은 고딕" w:hint="eastAsia"/>
          <w:lang w:eastAsia="ko-KR"/>
        </w:rPr>
        <w:t>음식에 대응되는 제1</w:t>
      </w:r>
      <w:r w:rsidR="00B05B48">
        <w:rPr>
          <w:rFonts w:ascii="맑은 고딕" w:eastAsia="맑은 고딕" w:hAnsi="맑은 고딕" w:cs="맑은 고딕"/>
          <w:lang w:eastAsia="ko-KR"/>
        </w:rPr>
        <w:t xml:space="preserve"> </w:t>
      </w:r>
      <w:r w:rsidR="00B05B48">
        <w:rPr>
          <w:rFonts w:ascii="맑은 고딕" w:eastAsia="맑은 고딕" w:hAnsi="맑은 고딕" w:cs="맑은 고딕" w:hint="eastAsia"/>
          <w:lang w:eastAsia="ko-KR"/>
        </w:rPr>
        <w:t xml:space="preserve">음식 </w:t>
      </w:r>
      <w:r w:rsidR="00B05B48">
        <w:rPr>
          <w:rFonts w:ascii="맑은 고딕" w:eastAsia="맑은 고딕" w:hAnsi="맑은 고딕" w:cs="맑은 고딕" w:hint="eastAsia"/>
          <w:lang w:eastAsia="ko-KR"/>
        </w:rPr>
        <w:lastRenderedPageBreak/>
        <w:t>노드(</w:t>
      </w:r>
      <w:r w:rsidR="00B05B48">
        <w:rPr>
          <w:rFonts w:ascii="맑은 고딕" w:eastAsia="맑은 고딕" w:hAnsi="맑은 고딕" w:cs="맑은 고딕"/>
          <w:lang w:eastAsia="ko-KR"/>
        </w:rPr>
        <w:t xml:space="preserve">930), </w:t>
      </w:r>
      <w:r w:rsidR="00B05B48">
        <w:rPr>
          <w:rFonts w:ascii="맑은 고딕" w:eastAsia="맑은 고딕" w:hAnsi="맑은 고딕" w:cs="맑은 고딕" w:hint="eastAsia"/>
          <w:lang w:eastAsia="ko-KR"/>
        </w:rPr>
        <w:t>설문 대상자에 대응되는 설문 대상자 노드(</w:t>
      </w:r>
      <w:r w:rsidR="00B05B48">
        <w:rPr>
          <w:rFonts w:ascii="맑은 고딕" w:eastAsia="맑은 고딕" w:hAnsi="맑은 고딕" w:cs="맑은 고딕"/>
          <w:lang w:eastAsia="ko-KR"/>
        </w:rPr>
        <w:t xml:space="preserve">931), </w:t>
      </w:r>
      <w:r w:rsidR="00B05B48">
        <w:rPr>
          <w:rFonts w:ascii="맑은 고딕" w:eastAsia="맑은 고딕" w:hAnsi="맑은 고딕" w:cs="맑은 고딕" w:hint="eastAsia"/>
          <w:lang w:eastAsia="ko-KR"/>
        </w:rPr>
        <w:t>음식의 주재료에 대응되는 주재료 노드(</w:t>
      </w:r>
      <w:r w:rsidR="00B05B48">
        <w:rPr>
          <w:rFonts w:ascii="맑은 고딕" w:eastAsia="맑은 고딕" w:hAnsi="맑은 고딕" w:cs="맑은 고딕"/>
          <w:lang w:eastAsia="ko-KR"/>
        </w:rPr>
        <w:t xml:space="preserve">932), </w:t>
      </w:r>
      <w:r w:rsidR="00B05B48">
        <w:rPr>
          <w:rFonts w:ascii="맑은 고딕" w:eastAsia="맑은 고딕" w:hAnsi="맑은 고딕" w:cs="맑은 고딕" w:hint="eastAsia"/>
          <w:lang w:eastAsia="ko-KR"/>
        </w:rPr>
        <w:t>음식의 조미료에 대응되는 조미료 노드(</w:t>
      </w:r>
      <w:r w:rsidR="00B05B48">
        <w:rPr>
          <w:rFonts w:ascii="맑은 고딕" w:eastAsia="맑은 고딕" w:hAnsi="맑은 고딕" w:cs="맑은 고딕"/>
          <w:lang w:eastAsia="ko-KR"/>
        </w:rPr>
        <w:t xml:space="preserve">933), </w:t>
      </w:r>
      <w:r w:rsidR="00B05B48">
        <w:rPr>
          <w:rFonts w:ascii="맑은 고딕" w:eastAsia="맑은 고딕" w:hAnsi="맑은 고딕" w:cs="맑은 고딕" w:hint="eastAsia"/>
          <w:lang w:eastAsia="ko-KR"/>
        </w:rPr>
        <w:t>식단의 끼니 종류에 대응되는 끼니 노드(</w:t>
      </w:r>
      <w:r w:rsidR="00B05B48">
        <w:rPr>
          <w:rFonts w:ascii="맑은 고딕" w:eastAsia="맑은 고딕" w:hAnsi="맑은 고딕" w:cs="맑은 고딕"/>
          <w:lang w:eastAsia="ko-KR"/>
        </w:rPr>
        <w:t xml:space="preserve">934) </w:t>
      </w:r>
      <w:r w:rsidR="00B05B48">
        <w:rPr>
          <w:rFonts w:ascii="맑은 고딕" w:eastAsia="맑은 고딕" w:hAnsi="맑은 고딕" w:cs="맑은 고딕" w:hint="eastAsia"/>
          <w:lang w:eastAsia="ko-KR"/>
        </w:rPr>
        <w:t>및 제1</w:t>
      </w:r>
      <w:r w:rsidR="00B05B48">
        <w:rPr>
          <w:rFonts w:ascii="맑은 고딕" w:eastAsia="맑은 고딕" w:hAnsi="맑은 고딕" w:cs="맑은 고딕"/>
          <w:lang w:eastAsia="ko-KR"/>
        </w:rPr>
        <w:t xml:space="preserve"> </w:t>
      </w:r>
      <w:r w:rsidR="00B05B48">
        <w:rPr>
          <w:rFonts w:ascii="맑은 고딕" w:eastAsia="맑은 고딕" w:hAnsi="맑은 고딕" w:cs="맑은 고딕" w:hint="eastAsia"/>
          <w:lang w:eastAsia="ko-KR"/>
        </w:rPr>
        <w:t>음식 노드(</w:t>
      </w:r>
      <w:r w:rsidR="00B05B48">
        <w:rPr>
          <w:rFonts w:ascii="맑은 고딕" w:eastAsia="맑은 고딕" w:hAnsi="맑은 고딕" w:cs="맑은 고딕"/>
          <w:lang w:eastAsia="ko-KR"/>
        </w:rPr>
        <w:t>930)</w:t>
      </w:r>
      <w:r w:rsidR="00B05B48">
        <w:rPr>
          <w:rFonts w:ascii="맑은 고딕" w:eastAsia="맑은 고딕" w:hAnsi="맑은 고딕" w:cs="맑은 고딕" w:hint="eastAsia"/>
          <w:lang w:eastAsia="ko-KR"/>
        </w:rPr>
        <w:t>에 대응되는 음식과 상이한,</w:t>
      </w:r>
      <w:r w:rsidR="00B05B48">
        <w:rPr>
          <w:rFonts w:ascii="맑은 고딕" w:eastAsia="맑은 고딕" w:hAnsi="맑은 고딕" w:cs="맑은 고딕"/>
          <w:lang w:eastAsia="ko-KR"/>
        </w:rPr>
        <w:t xml:space="preserve"> </w:t>
      </w:r>
      <w:r w:rsidR="00B05B48">
        <w:rPr>
          <w:rFonts w:ascii="맑은 고딕" w:eastAsia="맑은 고딕" w:hAnsi="맑은 고딕" w:cs="맑은 고딕" w:hint="eastAsia"/>
          <w:lang w:eastAsia="ko-KR"/>
        </w:rPr>
        <w:t>식단에 포함된 다른 음식에 대응되는 제2</w:t>
      </w:r>
      <w:r w:rsidR="00B05B48">
        <w:rPr>
          <w:rFonts w:ascii="맑은 고딕" w:eastAsia="맑은 고딕" w:hAnsi="맑은 고딕" w:cs="맑은 고딕"/>
          <w:lang w:eastAsia="ko-KR"/>
        </w:rPr>
        <w:t xml:space="preserve"> </w:t>
      </w:r>
      <w:r w:rsidR="00B05B48">
        <w:rPr>
          <w:rFonts w:ascii="맑은 고딕" w:eastAsia="맑은 고딕" w:hAnsi="맑은 고딕" w:cs="맑은 고딕" w:hint="eastAsia"/>
          <w:lang w:eastAsia="ko-KR"/>
        </w:rPr>
        <w:t>음식 노드(</w:t>
      </w:r>
      <w:r w:rsidR="00B05B48">
        <w:rPr>
          <w:rFonts w:ascii="맑은 고딕" w:eastAsia="맑은 고딕" w:hAnsi="맑은 고딕" w:cs="맑은 고딕"/>
          <w:lang w:eastAsia="ko-KR"/>
        </w:rPr>
        <w:t>935)</w:t>
      </w:r>
      <w:r w:rsidR="00B05B48">
        <w:rPr>
          <w:rFonts w:ascii="맑은 고딕" w:eastAsia="맑은 고딕" w:hAnsi="맑은 고딕" w:cs="맑은 고딕" w:hint="eastAsia"/>
          <w:lang w:eastAsia="ko-KR"/>
        </w:rPr>
        <w:t>를 포함할 수 있다.</w:t>
      </w:r>
    </w:p>
    <w:p w14:paraId="3CCBBDDF" w14:textId="534E0A52" w:rsidR="00096F78" w:rsidRDefault="00A86BAD" w:rsidP="00DE7327">
      <w:pPr>
        <w:widowControl w:val="0"/>
        <w:spacing w:line="360" w:lineRule="auto"/>
        <w:ind w:firstLine="800"/>
        <w:jc w:val="both"/>
        <w:rPr>
          <w:ins w:id="41" w:author="USER" w:date="2025-01-01T16:19:00Z"/>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노드들 각각은,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포함된 정보에 기초하여,</w:t>
      </w:r>
      <w:r>
        <w:rPr>
          <w:rFonts w:ascii="맑은 고딕" w:eastAsia="맑은 고딕" w:hAnsi="맑은 고딕" w:cs="맑은 고딕"/>
          <w:lang w:eastAsia="ko-KR"/>
        </w:rPr>
        <w:t xml:space="preserve"> </w:t>
      </w:r>
      <w:ins w:id="42" w:author="USER" w:date="2025-01-01T16:19:00Z">
        <w:r w:rsidR="00DF5703">
          <w:rPr>
            <w:rFonts w:ascii="맑은 고딕" w:eastAsia="맑은 고딕" w:hAnsi="맑은 고딕" w:cs="맑은 고딕" w:hint="eastAsia"/>
            <w:lang w:eastAsia="ko-KR"/>
          </w:rPr>
          <w:t xml:space="preserve">복수의 노드들 각각의 특성을 나타내는 </w:t>
        </w:r>
      </w:ins>
      <w:r>
        <w:rPr>
          <w:rFonts w:ascii="맑은 고딕" w:eastAsia="맑은 고딕" w:hAnsi="맑은 고딕" w:cs="맑은 고딕" w:hint="eastAsia"/>
          <w:lang w:eastAsia="ko-KR"/>
        </w:rPr>
        <w:t xml:space="preserve">특성 </w:t>
      </w:r>
      <w:ins w:id="43" w:author="USER" w:date="2025-01-01T16:18:00Z">
        <w:r w:rsidR="00DF5703">
          <w:rPr>
            <w:rFonts w:ascii="맑은 고딕" w:eastAsia="맑은 고딕" w:hAnsi="맑은 고딕" w:cs="맑은 고딕" w:hint="eastAsia"/>
            <w:lang w:eastAsia="ko-KR"/>
          </w:rPr>
          <w:t>벡터</w:t>
        </w:r>
      </w:ins>
      <w:del w:id="44" w:author="USER" w:date="2025-01-01T16:18:00Z">
        <w:r w:rsidDel="00DF5703">
          <w:rPr>
            <w:rFonts w:ascii="맑은 고딕" w:eastAsia="맑은 고딕" w:hAnsi="맑은 고딕" w:cs="맑은 고딕" w:hint="eastAsia"/>
            <w:lang w:eastAsia="ko-KR"/>
          </w:rPr>
          <w:delText>정보</w:delText>
        </w:r>
      </w:del>
      <w:r>
        <w:rPr>
          <w:rFonts w:ascii="맑은 고딕" w:eastAsia="맑은 고딕" w:hAnsi="맑은 고딕" w:cs="맑은 고딕" w:hint="eastAsia"/>
          <w:lang w:eastAsia="ko-KR"/>
        </w:rPr>
        <w:t>를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설문 대상자 노드(</w:t>
      </w:r>
      <w:r>
        <w:rPr>
          <w:rFonts w:ascii="맑은 고딕" w:eastAsia="맑은 고딕" w:hAnsi="맑은 고딕" w:cs="맑은 고딕"/>
          <w:lang w:eastAsia="ko-KR"/>
        </w:rPr>
        <w:t>931)</w:t>
      </w:r>
      <w:r>
        <w:rPr>
          <w:rFonts w:ascii="맑은 고딕" w:eastAsia="맑은 고딕" w:hAnsi="맑은 고딕" w:cs="맑은 고딕" w:hint="eastAsia"/>
          <w:lang w:eastAsia="ko-KR"/>
        </w:rPr>
        <w:t>는 설문 대상자의 나이,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성별,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신장,</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체중</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신체 활동 수준 등에 대한 정보</w:t>
      </w:r>
      <w:r w:rsidR="007238D0">
        <w:rPr>
          <w:rFonts w:ascii="맑은 고딕" w:eastAsia="맑은 고딕" w:hAnsi="맑은 고딕" w:cs="맑은 고딕" w:hint="eastAsia"/>
          <w:lang w:eastAsia="ko-KR"/>
        </w:rPr>
        <w:t xml:space="preserve">를 특성 </w:t>
      </w:r>
      <w:ins w:id="45" w:author="USER" w:date="2025-01-01T16:18:00Z">
        <w:r w:rsidR="00DF5703">
          <w:rPr>
            <w:rFonts w:ascii="맑은 고딕" w:eastAsia="맑은 고딕" w:hAnsi="맑은 고딕" w:cs="맑은 고딕" w:hint="eastAsia"/>
            <w:lang w:eastAsia="ko-KR"/>
          </w:rPr>
          <w:t>벡터</w:t>
        </w:r>
      </w:ins>
      <w:del w:id="46" w:author="USER" w:date="2025-01-01T16:18:00Z">
        <w:r w:rsidR="007238D0" w:rsidDel="00DF5703">
          <w:rPr>
            <w:rFonts w:ascii="맑은 고딕" w:eastAsia="맑은 고딕" w:hAnsi="맑은 고딕" w:cs="맑은 고딕" w:hint="eastAsia"/>
            <w:lang w:eastAsia="ko-KR"/>
          </w:rPr>
          <w:delText>정보</w:delText>
        </w:r>
      </w:del>
      <w:r w:rsidR="006C2698">
        <w:rPr>
          <w:rFonts w:ascii="맑은 고딕" w:eastAsia="맑은 고딕" w:hAnsi="맑은 고딕" w:cs="맑은 고딕" w:hint="eastAsia"/>
          <w:lang w:eastAsia="ko-KR"/>
        </w:rPr>
        <w:t>로서</w:t>
      </w:r>
      <w:r w:rsidR="007238D0">
        <w:rPr>
          <w:rFonts w:ascii="맑은 고딕" w:eastAsia="맑은 고딕" w:hAnsi="맑은 고딕" w:cs="맑은 고딕" w:hint="eastAsia"/>
          <w:lang w:eastAsia="ko-KR"/>
        </w:rPr>
        <w:t xml:space="preserve"> 포함할 수 있다.</w:t>
      </w:r>
      <w:r w:rsidR="007238D0">
        <w:rPr>
          <w:rFonts w:ascii="맑은 고딕" w:eastAsia="맑은 고딕" w:hAnsi="맑은 고딕" w:cs="맑은 고딕"/>
          <w:lang w:eastAsia="ko-KR"/>
        </w:rPr>
        <w:t xml:space="preserve"> </w:t>
      </w:r>
      <w:r w:rsidR="007238D0">
        <w:rPr>
          <w:rFonts w:ascii="맑은 고딕" w:eastAsia="맑은 고딕" w:hAnsi="맑은 고딕" w:cs="맑은 고딕" w:hint="eastAsia"/>
          <w:lang w:eastAsia="ko-KR"/>
        </w:rPr>
        <w:t>제1</w:t>
      </w:r>
      <w:r w:rsidR="007238D0">
        <w:rPr>
          <w:rFonts w:ascii="맑은 고딕" w:eastAsia="맑은 고딕" w:hAnsi="맑은 고딕" w:cs="맑은 고딕"/>
          <w:lang w:eastAsia="ko-KR"/>
        </w:rPr>
        <w:t xml:space="preserve"> </w:t>
      </w:r>
      <w:r w:rsidR="007238D0">
        <w:rPr>
          <w:rFonts w:ascii="맑은 고딕" w:eastAsia="맑은 고딕" w:hAnsi="맑은 고딕" w:cs="맑은 고딕" w:hint="eastAsia"/>
          <w:lang w:eastAsia="ko-KR"/>
        </w:rPr>
        <w:t>음식 노드(</w:t>
      </w:r>
      <w:r w:rsidR="007238D0">
        <w:rPr>
          <w:rFonts w:ascii="맑은 고딕" w:eastAsia="맑은 고딕" w:hAnsi="맑은 고딕" w:cs="맑은 고딕"/>
          <w:lang w:eastAsia="ko-KR"/>
        </w:rPr>
        <w:t xml:space="preserve">930) </w:t>
      </w:r>
      <w:r w:rsidR="007238D0">
        <w:rPr>
          <w:rFonts w:ascii="맑은 고딕" w:eastAsia="맑은 고딕" w:hAnsi="맑은 고딕" w:cs="맑은 고딕" w:hint="eastAsia"/>
          <w:lang w:eastAsia="ko-KR"/>
        </w:rPr>
        <w:t>및 제2</w:t>
      </w:r>
      <w:r w:rsidR="007238D0">
        <w:rPr>
          <w:rFonts w:ascii="맑은 고딕" w:eastAsia="맑은 고딕" w:hAnsi="맑은 고딕" w:cs="맑은 고딕"/>
          <w:lang w:eastAsia="ko-KR"/>
        </w:rPr>
        <w:t xml:space="preserve"> </w:t>
      </w:r>
      <w:r w:rsidR="007238D0">
        <w:rPr>
          <w:rFonts w:ascii="맑은 고딕" w:eastAsia="맑은 고딕" w:hAnsi="맑은 고딕" w:cs="맑은 고딕" w:hint="eastAsia"/>
          <w:lang w:eastAsia="ko-KR"/>
        </w:rPr>
        <w:t>음식 노드(</w:t>
      </w:r>
      <w:r w:rsidR="007238D0">
        <w:rPr>
          <w:rFonts w:ascii="맑은 고딕" w:eastAsia="맑은 고딕" w:hAnsi="맑은 고딕" w:cs="맑은 고딕"/>
          <w:lang w:eastAsia="ko-KR"/>
        </w:rPr>
        <w:t>935)</w:t>
      </w:r>
      <w:r w:rsidR="007238D0">
        <w:rPr>
          <w:rFonts w:ascii="맑은 고딕" w:eastAsia="맑은 고딕" w:hAnsi="맑은 고딕" w:cs="맑은 고딕" w:hint="eastAsia"/>
          <w:lang w:eastAsia="ko-KR"/>
        </w:rPr>
        <w:t>는 음식에 대한 정보(음식의 열량,</w:t>
      </w:r>
      <w:r w:rsidR="007238D0">
        <w:rPr>
          <w:rFonts w:ascii="맑은 고딕" w:eastAsia="맑은 고딕" w:hAnsi="맑은 고딕" w:cs="맑은 고딕"/>
          <w:lang w:eastAsia="ko-KR"/>
        </w:rPr>
        <w:t xml:space="preserve"> </w:t>
      </w:r>
      <w:r w:rsidR="007238D0">
        <w:rPr>
          <w:rFonts w:ascii="맑은 고딕" w:eastAsia="맑은 고딕" w:hAnsi="맑은 고딕" w:cs="맑은 고딕" w:hint="eastAsia"/>
          <w:lang w:eastAsia="ko-KR"/>
        </w:rPr>
        <w:t>음식에 포함된 특정 영양소의 종류,</w:t>
      </w:r>
      <w:r w:rsidR="007238D0">
        <w:rPr>
          <w:rFonts w:ascii="맑은 고딕" w:eastAsia="맑은 고딕" w:hAnsi="맑은 고딕" w:cs="맑은 고딕"/>
          <w:lang w:eastAsia="ko-KR"/>
        </w:rPr>
        <w:t xml:space="preserve"> </w:t>
      </w:r>
      <w:r w:rsidR="007238D0">
        <w:rPr>
          <w:rFonts w:ascii="맑은 고딕" w:eastAsia="맑은 고딕" w:hAnsi="맑은 고딕" w:cs="맑은 고딕" w:hint="eastAsia"/>
          <w:lang w:eastAsia="ko-KR"/>
        </w:rPr>
        <w:t>함량,</w:t>
      </w:r>
      <w:r w:rsidR="007238D0">
        <w:rPr>
          <w:rFonts w:ascii="맑은 고딕" w:eastAsia="맑은 고딕" w:hAnsi="맑은 고딕" w:cs="맑은 고딕"/>
          <w:lang w:eastAsia="ko-KR"/>
        </w:rPr>
        <w:t xml:space="preserve"> </w:t>
      </w:r>
      <w:r w:rsidR="007238D0">
        <w:rPr>
          <w:rFonts w:ascii="맑은 고딕" w:eastAsia="맑은 고딕" w:hAnsi="맑은 고딕" w:cs="맑은 고딕" w:hint="eastAsia"/>
          <w:lang w:eastAsia="ko-KR"/>
        </w:rPr>
        <w:t>음식의 종류 등)</w:t>
      </w:r>
      <w:r w:rsidR="006C2698">
        <w:rPr>
          <w:rFonts w:ascii="맑은 고딕" w:eastAsia="맑은 고딕" w:hAnsi="맑은 고딕" w:cs="맑은 고딕" w:hint="eastAsia"/>
          <w:lang w:eastAsia="ko-KR"/>
        </w:rPr>
        <w:t xml:space="preserve">를 특성 </w:t>
      </w:r>
      <w:ins w:id="47" w:author="USER" w:date="2025-01-01T16:18:00Z">
        <w:r w:rsidR="00DF5703">
          <w:rPr>
            <w:rFonts w:ascii="맑은 고딕" w:eastAsia="맑은 고딕" w:hAnsi="맑은 고딕" w:cs="맑은 고딕" w:hint="eastAsia"/>
            <w:lang w:eastAsia="ko-KR"/>
          </w:rPr>
          <w:t>벡터</w:t>
        </w:r>
      </w:ins>
      <w:del w:id="48" w:author="USER" w:date="2025-01-01T16:18:00Z">
        <w:r w:rsidR="006C2698" w:rsidDel="00DF5703">
          <w:rPr>
            <w:rFonts w:ascii="맑은 고딕" w:eastAsia="맑은 고딕" w:hAnsi="맑은 고딕" w:cs="맑은 고딕" w:hint="eastAsia"/>
            <w:lang w:eastAsia="ko-KR"/>
          </w:rPr>
          <w:delText>정보</w:delText>
        </w:r>
      </w:del>
      <w:r w:rsidR="006C2698">
        <w:rPr>
          <w:rFonts w:ascii="맑은 고딕" w:eastAsia="맑은 고딕" w:hAnsi="맑은 고딕" w:cs="맑은 고딕" w:hint="eastAsia"/>
          <w:lang w:eastAsia="ko-KR"/>
        </w:rPr>
        <w:t>로서 포함할 수 있다.</w:t>
      </w:r>
    </w:p>
    <w:p w14:paraId="1471035F" w14:textId="65F091AB" w:rsidR="00DF5703" w:rsidRDefault="00DF5703" w:rsidP="00DE7327">
      <w:pPr>
        <w:widowControl w:val="0"/>
        <w:spacing w:line="360" w:lineRule="auto"/>
        <w:ind w:firstLine="800"/>
        <w:jc w:val="both"/>
        <w:rPr>
          <w:ins w:id="49" w:author="USER" w:date="2025-01-01T16:20:00Z"/>
          <w:rFonts w:ascii="맑은 고딕" w:eastAsia="맑은 고딕" w:hAnsi="맑은 고딕" w:cs="맑은 고딕"/>
          <w:sz w:val="22"/>
          <w:szCs w:val="22"/>
          <w:lang w:eastAsia="ko-KR"/>
        </w:rPr>
      </w:pPr>
      <w:ins w:id="50" w:author="USER" w:date="2025-01-01T16:19:00Z">
        <w:r>
          <w:rPr>
            <w:rFonts w:ascii="맑은 고딕" w:eastAsia="맑은 고딕" w:hAnsi="맑은 고딕" w:cs="맑은 고딕" w:hint="eastAsia"/>
            <w:sz w:val="22"/>
            <w:szCs w:val="22"/>
            <w:lang w:eastAsia="ko-KR"/>
          </w:rPr>
          <w:t>본 개시의 일 실시예에서,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복수의 노드들 각각에 </w:t>
        </w:r>
        <w:commentRangeStart w:id="51"/>
        <w:r>
          <w:rPr>
            <w:rFonts w:ascii="맑은 고딕" w:eastAsia="맑은 고딕" w:hAnsi="맑은 고딕" w:cs="맑은 고딕" w:hint="eastAsia"/>
            <w:sz w:val="22"/>
            <w:szCs w:val="22"/>
            <w:lang w:eastAsia="ko-KR"/>
          </w:rPr>
          <w:t>포함된</w:t>
        </w:r>
      </w:ins>
      <w:commentRangeEnd w:id="51"/>
      <w:ins w:id="52" w:author="USER" w:date="2025-01-02T21:37:00Z">
        <w:r w:rsidR="00D95C83">
          <w:rPr>
            <w:rStyle w:val="ac"/>
          </w:rPr>
          <w:commentReference w:id="51"/>
        </w:r>
      </w:ins>
      <w:ins w:id="53" w:author="USER" w:date="2025-01-01T16:19:00Z">
        <w:r>
          <w:rPr>
            <w:rFonts w:ascii="맑은 고딕" w:eastAsia="맑은 고딕" w:hAnsi="맑은 고딕" w:cs="맑은 고딕" w:hint="eastAsia"/>
            <w:sz w:val="22"/>
            <w:szCs w:val="22"/>
            <w:lang w:eastAsia="ko-KR"/>
          </w:rPr>
          <w:t xml:space="preserve"> 특성 벡터는 각각의 초기 변수의 전처리를 통하여 생성된 것일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본 개시의 일 실시예에서,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사용자 노드의 특성 벡터는, 사용자의 나이,</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신장,</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체중 등과 같은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연속성 변수는 로그 변환 후 </w:t>
        </w:r>
        <w:r>
          <w:rPr>
            <w:rFonts w:ascii="맑은 고딕" w:eastAsia="맑은 고딕" w:hAnsi="맑은 고딕" w:cs="맑은 고딕"/>
            <w:sz w:val="22"/>
            <w:szCs w:val="22"/>
            <w:lang w:eastAsia="ko-KR"/>
          </w:rPr>
          <w:t xml:space="preserve">0 </w:t>
        </w:r>
        <w:r>
          <w:rPr>
            <w:rFonts w:ascii="맑은 고딕" w:eastAsia="맑은 고딕" w:hAnsi="맑은 고딕" w:cs="맑은 고딕" w:hint="eastAsia"/>
            <w:sz w:val="22"/>
            <w:szCs w:val="22"/>
            <w:lang w:eastAsia="ko-KR"/>
          </w:rPr>
          <w:t xml:space="preserve">내지 </w:t>
        </w:r>
        <w:r>
          <w:rPr>
            <w:rFonts w:ascii="맑은 고딕" w:eastAsia="맑은 고딕" w:hAnsi="맑은 고딕" w:cs="맑은 고딕"/>
            <w:sz w:val="22"/>
            <w:szCs w:val="22"/>
            <w:lang w:eastAsia="ko-KR"/>
          </w:rPr>
          <w:t xml:space="preserve">100 </w:t>
        </w:r>
        <w:r>
          <w:rPr>
            <w:rFonts w:ascii="맑은 고딕" w:eastAsia="맑은 고딕" w:hAnsi="맑은 고딕" w:cs="맑은 고딕" w:hint="eastAsia"/>
            <w:sz w:val="22"/>
            <w:szCs w:val="22"/>
            <w:lang w:eastAsia="ko-KR"/>
          </w:rPr>
          <w:t>사이의 어느 하나의 정수 값으로 정규화하고,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성별,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활동 정도와 같은 범주형 변수는 o</w:t>
        </w:r>
        <w:r>
          <w:rPr>
            <w:rFonts w:ascii="맑은 고딕" w:eastAsia="맑은 고딕" w:hAnsi="맑은 고딕" w:cs="맑은 고딕"/>
            <w:sz w:val="22"/>
            <w:szCs w:val="22"/>
            <w:lang w:eastAsia="ko-KR"/>
          </w:rPr>
          <w:t xml:space="preserve">ne-hot </w:t>
        </w:r>
        <w:r>
          <w:rPr>
            <w:rFonts w:ascii="맑은 고딕" w:eastAsia="맑은 고딕" w:hAnsi="맑은 고딕" w:cs="맑은 고딕" w:hint="eastAsia"/>
            <w:sz w:val="22"/>
            <w:szCs w:val="22"/>
            <w:lang w:eastAsia="ko-KR"/>
          </w:rPr>
          <w:t xml:space="preserve">인코딩으로 변환하는 전처리를 통하여 </w:t>
        </w:r>
      </w:ins>
      <w:ins w:id="54" w:author="USER" w:date="2025-01-01T16:20:00Z">
        <w:r>
          <w:rPr>
            <w:rFonts w:ascii="맑은 고딕" w:eastAsia="맑은 고딕" w:hAnsi="맑은 고딕" w:cs="맑은 고딕" w:hint="eastAsia"/>
            <w:sz w:val="22"/>
            <w:szCs w:val="22"/>
            <w:lang w:eastAsia="ko-KR"/>
          </w:rPr>
          <w:t>생성된 것일 수 있다.</w:t>
        </w:r>
        <w:r>
          <w:rPr>
            <w:rFonts w:ascii="맑은 고딕" w:eastAsia="맑은 고딕" w:hAnsi="맑은 고딕" w:cs="맑은 고딕"/>
            <w:sz w:val="22"/>
            <w:szCs w:val="22"/>
            <w:lang w:eastAsia="ko-KR"/>
          </w:rPr>
          <w:t xml:space="preserve"> </w:t>
        </w:r>
      </w:ins>
    </w:p>
    <w:p w14:paraId="5911454E" w14:textId="0FBDF7F2" w:rsidR="00DF5703" w:rsidRDefault="00DF5703" w:rsidP="00DE7327">
      <w:pPr>
        <w:widowControl w:val="0"/>
        <w:spacing w:line="360" w:lineRule="auto"/>
        <w:ind w:firstLine="800"/>
        <w:jc w:val="both"/>
        <w:rPr>
          <w:rFonts w:ascii="맑은 고딕" w:eastAsia="맑은 고딕" w:hAnsi="맑은 고딕" w:cs="맑은 고딕"/>
          <w:lang w:eastAsia="ko-KR"/>
        </w:rPr>
      </w:pPr>
      <w:ins w:id="55" w:author="USER" w:date="2025-01-01T16:20:00Z">
        <w:r>
          <w:rPr>
            <w:rFonts w:ascii="맑은 고딕" w:eastAsia="맑은 고딕" w:hAnsi="맑은 고딕" w:cs="맑은 고딕" w:hint="eastAsia"/>
            <w:sz w:val="22"/>
            <w:szCs w:val="22"/>
            <w:lang w:eastAsia="ko-KR"/>
          </w:rPr>
          <w:t>본 개시의 일 실시예에서,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노드의 특성 벡터는 열량,</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영양 성분,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함량 등과 같은 연속성 변수를 로그 변환 후 </w:t>
        </w:r>
        <w:r>
          <w:rPr>
            <w:rFonts w:ascii="맑은 고딕" w:eastAsia="맑은 고딕" w:hAnsi="맑은 고딕" w:cs="맑은 고딕"/>
            <w:sz w:val="22"/>
            <w:szCs w:val="22"/>
            <w:lang w:eastAsia="ko-KR"/>
          </w:rPr>
          <w:t xml:space="preserve">0 </w:t>
        </w:r>
        <w:r>
          <w:rPr>
            <w:rFonts w:ascii="맑은 고딕" w:eastAsia="맑은 고딕" w:hAnsi="맑은 고딕" w:cs="맑은 고딕" w:hint="eastAsia"/>
            <w:sz w:val="22"/>
            <w:szCs w:val="22"/>
            <w:lang w:eastAsia="ko-KR"/>
          </w:rPr>
          <w:t xml:space="preserve">내지 </w:t>
        </w:r>
        <w:r>
          <w:rPr>
            <w:rFonts w:ascii="맑은 고딕" w:eastAsia="맑은 고딕" w:hAnsi="맑은 고딕" w:cs="맑은 고딕"/>
            <w:sz w:val="22"/>
            <w:szCs w:val="22"/>
            <w:lang w:eastAsia="ko-KR"/>
          </w:rPr>
          <w:t xml:space="preserve">100 </w:t>
        </w:r>
        <w:r>
          <w:rPr>
            <w:rFonts w:ascii="맑은 고딕" w:eastAsia="맑은 고딕" w:hAnsi="맑은 고딕" w:cs="맑은 고딕" w:hint="eastAsia"/>
            <w:sz w:val="22"/>
            <w:szCs w:val="22"/>
            <w:lang w:eastAsia="ko-KR"/>
          </w:rPr>
          <w:t>사이의 어느 하나의 정수 값으로 정규화하고,</w:t>
        </w:r>
        <w:r>
          <w:rPr>
            <w:rFonts w:ascii="맑은 고딕" w:eastAsia="맑은 고딕" w:hAnsi="맑은 고딕" w:cs="맑은 고딕"/>
            <w:sz w:val="22"/>
            <w:szCs w:val="22"/>
            <w:lang w:eastAsia="ko-KR"/>
          </w:rPr>
          <w:t xml:space="preserve"> </w:t>
        </w:r>
      </w:ins>
      <w:ins w:id="56" w:author="USER" w:date="2025-01-01T16:21:00Z">
        <w:r>
          <w:rPr>
            <w:rFonts w:ascii="맑은 고딕" w:eastAsia="맑은 고딕" w:hAnsi="맑은 고딕" w:cs="맑은 고딕" w:hint="eastAsia"/>
            <w:sz w:val="22"/>
            <w:szCs w:val="22"/>
            <w:lang w:eastAsia="ko-KR"/>
          </w:rPr>
          <w:t>영양소의 종류,</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음식의 종류</w:t>
        </w:r>
      </w:ins>
      <w:ins w:id="57" w:author="USER" w:date="2025-01-01T16:20:00Z">
        <w:r>
          <w:rPr>
            <w:rFonts w:ascii="맑은 고딕" w:eastAsia="맑은 고딕" w:hAnsi="맑은 고딕" w:cs="맑은 고딕" w:hint="eastAsia"/>
            <w:sz w:val="22"/>
            <w:szCs w:val="22"/>
            <w:lang w:eastAsia="ko-KR"/>
          </w:rPr>
          <w:t>와 같은 범주형 변수는 o</w:t>
        </w:r>
        <w:r>
          <w:rPr>
            <w:rFonts w:ascii="맑은 고딕" w:eastAsia="맑은 고딕" w:hAnsi="맑은 고딕" w:cs="맑은 고딕"/>
            <w:sz w:val="22"/>
            <w:szCs w:val="22"/>
            <w:lang w:eastAsia="ko-KR"/>
          </w:rPr>
          <w:t xml:space="preserve">ne-hot </w:t>
        </w:r>
        <w:r>
          <w:rPr>
            <w:rFonts w:ascii="맑은 고딕" w:eastAsia="맑은 고딕" w:hAnsi="맑은 고딕" w:cs="맑은 고딕" w:hint="eastAsia"/>
            <w:sz w:val="22"/>
            <w:szCs w:val="22"/>
            <w:lang w:eastAsia="ko-KR"/>
          </w:rPr>
          <w:t>인코딩으로 변환하는 전처리를 통하여 생성된 것일 수 있다.</w:t>
        </w:r>
      </w:ins>
    </w:p>
    <w:p w14:paraId="114095BF" w14:textId="5524C7BC" w:rsidR="00B05B48" w:rsidRDefault="00B05B48" w:rsidP="00B05B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w:t>
      </w:r>
      <w:proofErr w:type="spellStart"/>
      <w:r>
        <w:rPr>
          <w:rFonts w:ascii="맑은 고딕" w:eastAsia="맑은 고딕" w:hAnsi="맑은 고딕" w:cs="맑은 고딕" w:hint="eastAsia"/>
          <w:lang w:eastAsia="ko-KR"/>
        </w:rPr>
        <w:t>에지들은</w:t>
      </w:r>
      <w:proofErr w:type="spellEnd"/>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설문 대상자 노드(</w:t>
      </w:r>
      <w:r>
        <w:rPr>
          <w:rFonts w:ascii="맑은 고딕" w:eastAsia="맑은 고딕" w:hAnsi="맑은 고딕" w:cs="맑은 고딕"/>
          <w:lang w:eastAsia="ko-KR"/>
        </w:rPr>
        <w:t>931)</w:t>
      </w:r>
      <w:r w:rsidR="00096F78">
        <w:rPr>
          <w:rFonts w:ascii="맑은 고딕" w:eastAsia="맑은 고딕" w:hAnsi="맑은 고딕" w:cs="맑은 고딕" w:hint="eastAsia"/>
          <w:lang w:eastAsia="ko-KR"/>
        </w:rPr>
        <w:t>로부터</w:t>
      </w:r>
      <w:r>
        <w:rPr>
          <w:rFonts w:ascii="맑은 고딕" w:eastAsia="맑은 고딕" w:hAnsi="맑은 고딕" w:cs="맑은 고딕" w:hint="eastAsia"/>
          <w:lang w:eastAsia="ko-KR"/>
        </w:rPr>
        <w:t xml:space="preserve">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Pr>
          <w:rFonts w:ascii="맑은 고딕" w:eastAsia="맑은 고딕" w:hAnsi="맑은 고딕" w:cs="맑은 고딕" w:hint="eastAsia"/>
          <w:lang w:eastAsia="ko-KR"/>
        </w:rPr>
        <w:t xml:space="preserve">)를 </w:t>
      </w:r>
      <w:r w:rsidR="00096F78">
        <w:rPr>
          <w:rFonts w:ascii="맑은 고딕" w:eastAsia="맑은 고딕" w:hAnsi="맑은 고딕" w:cs="맑은 고딕" w:hint="eastAsia"/>
          <w:lang w:eastAsia="ko-KR"/>
        </w:rPr>
        <w:t>향</w:t>
      </w:r>
      <w:r>
        <w:rPr>
          <w:rFonts w:ascii="맑은 고딕" w:eastAsia="맑은 고딕" w:hAnsi="맑은 고딕" w:cs="맑은 고딕" w:hint="eastAsia"/>
          <w:lang w:eastAsia="ko-KR"/>
        </w:rPr>
        <w:t>하는 제1</w:t>
      </w:r>
      <w:r>
        <w:rPr>
          <w:rFonts w:ascii="맑은 고딕" w:eastAsia="맑은 고딕" w:hAnsi="맑은 고딕" w:cs="맑은 고딕"/>
          <w:lang w:eastAsia="ko-KR"/>
        </w:rPr>
        <w:t xml:space="preserve"> </w:t>
      </w:r>
      <w:r w:rsidR="006F7B98">
        <w:rPr>
          <w:rFonts w:ascii="맑은 고딕" w:eastAsia="맑은 고딕" w:hAnsi="맑은 고딕" w:cs="맑은 고딕" w:hint="eastAsia"/>
          <w:lang w:eastAsia="ko-KR"/>
        </w:rPr>
        <w:t>에지</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940),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sidR="00096F78">
        <w:rPr>
          <w:rFonts w:ascii="맑은 고딕" w:eastAsia="맑은 고딕" w:hAnsi="맑은 고딕" w:cs="맑은 고딕" w:hint="eastAsia"/>
          <w:lang w:eastAsia="ko-KR"/>
        </w:rPr>
        <w:t>로부터</w:t>
      </w:r>
      <w:r>
        <w:rPr>
          <w:rFonts w:ascii="맑은 고딕" w:eastAsia="맑은 고딕" w:hAnsi="맑은 고딕" w:cs="맑은 고딕" w:hint="eastAsia"/>
          <w:lang w:eastAsia="ko-KR"/>
        </w:rPr>
        <w:t xml:space="preserve"> 주재료 노드(</w:t>
      </w:r>
      <w:r>
        <w:rPr>
          <w:rFonts w:ascii="맑은 고딕" w:eastAsia="맑은 고딕" w:hAnsi="맑은 고딕" w:cs="맑은 고딕"/>
          <w:lang w:eastAsia="ko-KR"/>
        </w:rPr>
        <w:t>932)</w:t>
      </w:r>
      <w:r>
        <w:rPr>
          <w:rFonts w:ascii="맑은 고딕" w:eastAsia="맑은 고딕" w:hAnsi="맑은 고딕" w:cs="맑은 고딕" w:hint="eastAsia"/>
          <w:lang w:eastAsia="ko-KR"/>
        </w:rPr>
        <w:t xml:space="preserve">를 </w:t>
      </w:r>
      <w:r w:rsidR="00096F78">
        <w:rPr>
          <w:rFonts w:ascii="맑은 고딕" w:eastAsia="맑은 고딕" w:hAnsi="맑은 고딕" w:cs="맑은 고딕" w:hint="eastAsia"/>
          <w:lang w:eastAsia="ko-KR"/>
        </w:rPr>
        <w:t>향하</w:t>
      </w:r>
      <w:r>
        <w:rPr>
          <w:rFonts w:ascii="맑은 고딕" w:eastAsia="맑은 고딕" w:hAnsi="맑은 고딕" w:cs="맑은 고딕" w:hint="eastAsia"/>
          <w:lang w:eastAsia="ko-KR"/>
        </w:rPr>
        <w:t>는 제2</w:t>
      </w:r>
      <w:r>
        <w:rPr>
          <w:rFonts w:ascii="맑은 고딕" w:eastAsia="맑은 고딕" w:hAnsi="맑은 고딕" w:cs="맑은 고딕"/>
          <w:lang w:eastAsia="ko-KR"/>
        </w:rPr>
        <w:t xml:space="preserve"> </w:t>
      </w:r>
      <w:r w:rsidR="006F7B98">
        <w:rPr>
          <w:rFonts w:ascii="맑은 고딕" w:eastAsia="맑은 고딕" w:hAnsi="맑은 고딕" w:cs="맑은 고딕" w:hint="eastAsia"/>
          <w:lang w:eastAsia="ko-KR"/>
        </w:rPr>
        <w:t>에지</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941),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sidR="00096F78">
        <w:rPr>
          <w:rFonts w:ascii="맑은 고딕" w:eastAsia="맑은 고딕" w:hAnsi="맑은 고딕" w:cs="맑은 고딕" w:hint="eastAsia"/>
          <w:lang w:eastAsia="ko-KR"/>
        </w:rPr>
        <w:t>로부터</w:t>
      </w:r>
      <w:r>
        <w:rPr>
          <w:rFonts w:ascii="맑은 고딕" w:eastAsia="맑은 고딕" w:hAnsi="맑은 고딕" w:cs="맑은 고딕" w:hint="eastAsia"/>
          <w:lang w:eastAsia="ko-KR"/>
        </w:rPr>
        <w:t xml:space="preserve"> 조미료 노드(</w:t>
      </w:r>
      <w:r>
        <w:rPr>
          <w:rFonts w:ascii="맑은 고딕" w:eastAsia="맑은 고딕" w:hAnsi="맑은 고딕" w:cs="맑은 고딕"/>
          <w:lang w:eastAsia="ko-KR"/>
        </w:rPr>
        <w:t>933)</w:t>
      </w:r>
      <w:r>
        <w:rPr>
          <w:rFonts w:ascii="맑은 고딕" w:eastAsia="맑은 고딕" w:hAnsi="맑은 고딕" w:cs="맑은 고딕" w:hint="eastAsia"/>
          <w:lang w:eastAsia="ko-KR"/>
        </w:rPr>
        <w:t xml:space="preserve">를 </w:t>
      </w:r>
      <w:r w:rsidR="00096F78">
        <w:rPr>
          <w:rFonts w:ascii="맑은 고딕" w:eastAsia="맑은 고딕" w:hAnsi="맑은 고딕" w:cs="맑은 고딕" w:hint="eastAsia"/>
          <w:lang w:eastAsia="ko-KR"/>
        </w:rPr>
        <w:lastRenderedPageBreak/>
        <w:t>향</w:t>
      </w:r>
      <w:r>
        <w:rPr>
          <w:rFonts w:ascii="맑은 고딕" w:eastAsia="맑은 고딕" w:hAnsi="맑은 고딕" w:cs="맑은 고딕" w:hint="eastAsia"/>
          <w:lang w:eastAsia="ko-KR"/>
        </w:rPr>
        <w:t>하는 제3</w:t>
      </w:r>
      <w:r>
        <w:rPr>
          <w:rFonts w:ascii="맑은 고딕" w:eastAsia="맑은 고딕" w:hAnsi="맑은 고딕" w:cs="맑은 고딕"/>
          <w:lang w:eastAsia="ko-KR"/>
        </w:rPr>
        <w:t xml:space="preserve"> </w:t>
      </w:r>
      <w:r w:rsidR="006F7B98">
        <w:rPr>
          <w:rFonts w:ascii="맑은 고딕" w:eastAsia="맑은 고딕" w:hAnsi="맑은 고딕" w:cs="맑은 고딕" w:hint="eastAsia"/>
          <w:lang w:eastAsia="ko-KR"/>
        </w:rPr>
        <w:t>에지</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942),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sidR="00096F78">
        <w:rPr>
          <w:rFonts w:ascii="맑은 고딕" w:eastAsia="맑은 고딕" w:hAnsi="맑은 고딕" w:cs="맑은 고딕" w:hint="eastAsia"/>
          <w:lang w:eastAsia="ko-KR"/>
        </w:rPr>
        <w:t>로부터</w:t>
      </w:r>
      <w:r>
        <w:rPr>
          <w:rFonts w:ascii="맑은 고딕" w:eastAsia="맑은 고딕" w:hAnsi="맑은 고딕" w:cs="맑은 고딕" w:hint="eastAsia"/>
          <w:lang w:eastAsia="ko-KR"/>
        </w:rPr>
        <w:t xml:space="preserve"> </w:t>
      </w:r>
      <w:r w:rsidR="00096F78">
        <w:rPr>
          <w:rFonts w:ascii="맑은 고딕" w:eastAsia="맑은 고딕" w:hAnsi="맑은 고딕" w:cs="맑은 고딕" w:hint="eastAsia"/>
          <w:lang w:eastAsia="ko-KR"/>
        </w:rPr>
        <w:t>끼니 노드(</w:t>
      </w:r>
      <w:r w:rsidR="00096F78">
        <w:rPr>
          <w:rFonts w:ascii="맑은 고딕" w:eastAsia="맑은 고딕" w:hAnsi="맑은 고딕" w:cs="맑은 고딕"/>
          <w:lang w:eastAsia="ko-KR"/>
        </w:rPr>
        <w:t>934)</w:t>
      </w:r>
      <w:r w:rsidR="00096F78">
        <w:rPr>
          <w:rFonts w:ascii="맑은 고딕" w:eastAsia="맑은 고딕" w:hAnsi="맑은 고딕" w:cs="맑은 고딕" w:hint="eastAsia"/>
          <w:lang w:eastAsia="ko-KR"/>
        </w:rPr>
        <w:t xml:space="preserve">를 향하는 제4 </w:t>
      </w:r>
      <w:r w:rsidR="006F7B98">
        <w:rPr>
          <w:rFonts w:ascii="맑은 고딕" w:eastAsia="맑은 고딕" w:hAnsi="맑은 고딕" w:cs="맑은 고딕" w:hint="eastAsia"/>
          <w:lang w:eastAsia="ko-KR"/>
        </w:rPr>
        <w:t>에지</w:t>
      </w:r>
      <w:r w:rsidR="00096F78">
        <w:rPr>
          <w:rFonts w:ascii="맑은 고딕" w:eastAsia="맑은 고딕" w:hAnsi="맑은 고딕" w:cs="맑은 고딕" w:hint="eastAsia"/>
          <w:lang w:eastAsia="ko-KR"/>
        </w:rPr>
        <w:t>(</w:t>
      </w:r>
      <w:r w:rsidR="00096F78">
        <w:rPr>
          <w:rFonts w:ascii="맑은 고딕" w:eastAsia="맑은 고딕" w:hAnsi="맑은 고딕" w:cs="맑은 고딕"/>
          <w:lang w:eastAsia="ko-KR"/>
        </w:rPr>
        <w:t xml:space="preserve">943) </w:t>
      </w:r>
      <w:r w:rsidR="00096F78">
        <w:rPr>
          <w:rFonts w:ascii="맑은 고딕" w:eastAsia="맑은 고딕" w:hAnsi="맑은 고딕" w:cs="맑은 고딕" w:hint="eastAsia"/>
          <w:lang w:eastAsia="ko-KR"/>
        </w:rPr>
        <w:t>및 제1</w:t>
      </w:r>
      <w:r w:rsidR="00096F78">
        <w:rPr>
          <w:rFonts w:ascii="맑은 고딕" w:eastAsia="맑은 고딕" w:hAnsi="맑은 고딕" w:cs="맑은 고딕"/>
          <w:lang w:eastAsia="ko-KR"/>
        </w:rPr>
        <w:t xml:space="preserve"> </w:t>
      </w:r>
      <w:r w:rsidR="00096F78">
        <w:rPr>
          <w:rFonts w:ascii="맑은 고딕" w:eastAsia="맑은 고딕" w:hAnsi="맑은 고딕" w:cs="맑은 고딕" w:hint="eastAsia"/>
          <w:lang w:eastAsia="ko-KR"/>
        </w:rPr>
        <w:t>음식 노드(</w:t>
      </w:r>
      <w:r w:rsidR="00096F78">
        <w:rPr>
          <w:rFonts w:ascii="맑은 고딕" w:eastAsia="맑은 고딕" w:hAnsi="맑은 고딕" w:cs="맑은 고딕"/>
          <w:lang w:eastAsia="ko-KR"/>
        </w:rPr>
        <w:t>930)</w:t>
      </w:r>
      <w:r w:rsidR="00096F78">
        <w:rPr>
          <w:rFonts w:ascii="맑은 고딕" w:eastAsia="맑은 고딕" w:hAnsi="맑은 고딕" w:cs="맑은 고딕" w:hint="eastAsia"/>
          <w:lang w:eastAsia="ko-KR"/>
        </w:rPr>
        <w:t>와 제2</w:t>
      </w:r>
      <w:r w:rsidR="00096F78">
        <w:rPr>
          <w:rFonts w:ascii="맑은 고딕" w:eastAsia="맑은 고딕" w:hAnsi="맑은 고딕" w:cs="맑은 고딕"/>
          <w:lang w:eastAsia="ko-KR"/>
        </w:rPr>
        <w:t xml:space="preserve"> </w:t>
      </w:r>
      <w:r w:rsidR="00096F78">
        <w:rPr>
          <w:rFonts w:ascii="맑은 고딕" w:eastAsia="맑은 고딕" w:hAnsi="맑은 고딕" w:cs="맑은 고딕" w:hint="eastAsia"/>
          <w:lang w:eastAsia="ko-KR"/>
        </w:rPr>
        <w:t>음식 노드(</w:t>
      </w:r>
      <w:r w:rsidR="00096F78">
        <w:rPr>
          <w:rFonts w:ascii="맑은 고딕" w:eastAsia="맑은 고딕" w:hAnsi="맑은 고딕" w:cs="맑은 고딕"/>
          <w:lang w:eastAsia="ko-KR"/>
        </w:rPr>
        <w:t>935)</w:t>
      </w:r>
      <w:r w:rsidR="00096F78">
        <w:rPr>
          <w:rFonts w:ascii="맑은 고딕" w:eastAsia="맑은 고딕" w:hAnsi="맑은 고딕" w:cs="맑은 고딕" w:hint="eastAsia"/>
          <w:lang w:eastAsia="ko-KR"/>
        </w:rPr>
        <w:t>를 연결하는 제5</w:t>
      </w:r>
      <w:r w:rsidR="00096F78">
        <w:rPr>
          <w:rFonts w:ascii="맑은 고딕" w:eastAsia="맑은 고딕" w:hAnsi="맑은 고딕" w:cs="맑은 고딕"/>
          <w:lang w:eastAsia="ko-KR"/>
        </w:rPr>
        <w:t xml:space="preserve"> </w:t>
      </w:r>
      <w:r w:rsidR="006F7B98">
        <w:rPr>
          <w:rFonts w:ascii="맑은 고딕" w:eastAsia="맑은 고딕" w:hAnsi="맑은 고딕" w:cs="맑은 고딕" w:hint="eastAsia"/>
          <w:lang w:eastAsia="ko-KR"/>
        </w:rPr>
        <w:t>에지</w:t>
      </w:r>
      <w:r w:rsidR="00096F78">
        <w:rPr>
          <w:rFonts w:ascii="맑은 고딕" w:eastAsia="맑은 고딕" w:hAnsi="맑은 고딕" w:cs="맑은 고딕" w:hint="eastAsia"/>
          <w:lang w:eastAsia="ko-KR"/>
        </w:rPr>
        <w:t>(</w:t>
      </w:r>
      <w:r w:rsidR="00096F78">
        <w:rPr>
          <w:rFonts w:ascii="맑은 고딕" w:eastAsia="맑은 고딕" w:hAnsi="맑은 고딕" w:cs="맑은 고딕"/>
          <w:lang w:eastAsia="ko-KR"/>
        </w:rPr>
        <w:t>944)</w:t>
      </w:r>
      <w:r w:rsidR="00096F78">
        <w:rPr>
          <w:rFonts w:ascii="맑은 고딕" w:eastAsia="맑은 고딕" w:hAnsi="맑은 고딕" w:cs="맑은 고딕" w:hint="eastAsia"/>
          <w:lang w:eastAsia="ko-KR"/>
        </w:rPr>
        <w:t>를 포함할 수 있다.</w:t>
      </w:r>
    </w:p>
    <w:p w14:paraId="1D097882" w14:textId="31C8629D" w:rsidR="00B05B48" w:rsidRDefault="006F7B98"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w:t>
      </w:r>
      <w:r>
        <w:rPr>
          <w:rFonts w:ascii="맑은 고딕" w:eastAsia="맑은 고딕" w:hAnsi="맑은 고딕" w:cs="맑은 고딕"/>
          <w:lang w:eastAsia="ko-KR"/>
        </w:rPr>
        <w:t>940)</w:t>
      </w:r>
      <w:r>
        <w:rPr>
          <w:rFonts w:ascii="맑은 고딕" w:eastAsia="맑은 고딕" w:hAnsi="맑은 고딕" w:cs="맑은 고딕" w:hint="eastAsia"/>
          <w:lang w:eastAsia="ko-KR"/>
        </w:rPr>
        <w:t>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가중치를 가질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가중치는 설문 대상자가 해당 음식을 얼마나 섭취했는지에 따라 결정될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설문 대상자가 해당 음식을 섭취한 중량이,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해당 음식의 중량의 절반 이상 섭취하였다는 정보가 포함된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가중치를 </w:t>
      </w:r>
      <w:r>
        <w:rPr>
          <w:rFonts w:ascii="맑은 고딕" w:eastAsia="맑은 고딕" w:hAnsi="맑은 고딕" w:cs="맑은 고딕"/>
          <w:lang w:eastAsia="ko-KR"/>
        </w:rPr>
        <w:t>“1”</w:t>
      </w:r>
      <w:r>
        <w:rPr>
          <w:rFonts w:ascii="맑은 고딕" w:eastAsia="맑은 고딕" w:hAnsi="맑은 고딕" w:cs="맑은 고딕" w:hint="eastAsia"/>
          <w:lang w:eastAsia="ko-KR"/>
        </w:rPr>
        <w:t>로 설정할 수 있다.</w:t>
      </w:r>
      <w:r>
        <w:rPr>
          <w:rFonts w:ascii="맑은 고딕" w:eastAsia="맑은 고딕" w:hAnsi="맑은 고딕" w:cs="맑은 고딕"/>
          <w:lang w:eastAsia="ko-KR"/>
        </w:rPr>
        <w:t xml:space="preserve"> </w:t>
      </w:r>
    </w:p>
    <w:p w14:paraId="5718FBAB" w14:textId="0234A6A6" w:rsidR="00F351E3" w:rsidRDefault="00F351E3"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포함된 설문 대상자가 해당 음식을 섭취한 중량이,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해당 음식의 중량의 절반일 때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“1”</w:t>
      </w:r>
      <w:r>
        <w:rPr>
          <w:rFonts w:ascii="맑은 고딕" w:eastAsia="맑은 고딕" w:hAnsi="맑은 고딕" w:cs="맑은 고딕" w:hint="eastAsia"/>
          <w:lang w:eastAsia="ko-KR"/>
        </w:rPr>
        <w:t>의 에지 가중치를 갖고,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설문 대상자가 섭취한 음식의 중량이 절반보다 적은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경우에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1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“1”</w:t>
      </w:r>
      <w:r>
        <w:rPr>
          <w:rFonts w:ascii="맑은 고딕" w:eastAsia="맑은 고딕" w:hAnsi="맑은 고딕" w:cs="맑은 고딕" w:hint="eastAsia"/>
          <w:lang w:eastAsia="ko-KR"/>
        </w:rPr>
        <w:t>보다 낮은 값을 갖고,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섭취한 중량이 </w:t>
      </w:r>
      <w:r>
        <w:rPr>
          <w:rFonts w:ascii="맑은 고딕" w:eastAsia="맑은 고딕" w:hAnsi="맑은 고딕" w:cs="맑은 고딕"/>
          <w:lang w:eastAsia="ko-KR"/>
        </w:rPr>
        <w:t>0</w:t>
      </w:r>
      <w:r>
        <w:rPr>
          <w:rFonts w:ascii="맑은 고딕" w:eastAsia="맑은 고딕" w:hAnsi="맑은 고딕" w:cs="맑은 고딕" w:hint="eastAsia"/>
          <w:lang w:eastAsia="ko-KR"/>
        </w:rPr>
        <w:t>인 경우에는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w:t>
      </w:r>
      <w:r>
        <w:rPr>
          <w:rFonts w:ascii="맑은 고딕" w:eastAsia="맑은 고딕" w:hAnsi="맑은 고딕" w:cs="맑은 고딕" w:hint="eastAsia"/>
          <w:lang w:eastAsia="ko-KR"/>
        </w:rPr>
        <w:t>0</w:t>
      </w:r>
      <w:r>
        <w:rPr>
          <w:rFonts w:ascii="맑은 고딕" w:eastAsia="맑은 고딕" w:hAnsi="맑은 고딕" w:cs="맑은 고딕"/>
          <w:lang w:eastAsia="ko-KR"/>
        </w:rPr>
        <w:t>”</w:t>
      </w:r>
      <w:r>
        <w:rPr>
          <w:rFonts w:ascii="맑은 고딕" w:eastAsia="맑은 고딕" w:hAnsi="맑은 고딕" w:cs="맑은 고딕" w:hint="eastAsia"/>
          <w:lang w:eastAsia="ko-KR"/>
        </w:rPr>
        <w:t>의 값을 갖도록 설정할 수 있다.</w:t>
      </w:r>
    </w:p>
    <w:p w14:paraId="05788A1F" w14:textId="38E9DEEF" w:rsidR="00D67825" w:rsidRDefault="00D67825" w:rsidP="00D67825">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에지(</w:t>
      </w:r>
      <w:r>
        <w:rPr>
          <w:rFonts w:ascii="맑은 고딕" w:eastAsia="맑은 고딕" w:hAnsi="맑은 고딕" w:cs="맑은 고딕"/>
          <w:lang w:eastAsia="ko-KR"/>
        </w:rPr>
        <w:t>941)</w:t>
      </w:r>
      <w:r>
        <w:rPr>
          <w:rFonts w:ascii="맑은 고딕" w:eastAsia="맑은 고딕" w:hAnsi="맑은 고딕" w:cs="맑은 고딕" w:hint="eastAsia"/>
          <w:lang w:eastAsia="ko-KR"/>
        </w:rPr>
        <w:t>는 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에지 가중치를 가질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Pr>
          <w:rFonts w:ascii="맑은 고딕" w:eastAsia="맑은 고딕" w:hAnsi="맑은 고딕" w:cs="맑은 고딕" w:hint="eastAsia"/>
          <w:lang w:eastAsia="ko-KR"/>
        </w:rPr>
        <w:t>에 대응되는 음식 메뉴에 포함된, 주재료 노드(</w:t>
      </w:r>
      <w:r>
        <w:rPr>
          <w:rFonts w:ascii="맑은 고딕" w:eastAsia="맑은 고딕" w:hAnsi="맑은 고딕" w:cs="맑은 고딕"/>
          <w:lang w:eastAsia="ko-KR"/>
        </w:rPr>
        <w:t>932)</w:t>
      </w:r>
      <w:r>
        <w:rPr>
          <w:rFonts w:ascii="맑은 고딕" w:eastAsia="맑은 고딕" w:hAnsi="맑은 고딕" w:cs="맑은 고딕" w:hint="eastAsia"/>
          <w:lang w:eastAsia="ko-KR"/>
        </w:rPr>
        <w:t>에 대응되는 주재료의 중량이,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메뉴의 중량보다 절반 이상이라는 정보가 포함된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가중치를 </w:t>
      </w:r>
      <w:r>
        <w:rPr>
          <w:rFonts w:ascii="맑은 고딕" w:eastAsia="맑은 고딕" w:hAnsi="맑은 고딕" w:cs="맑은 고딕"/>
          <w:lang w:eastAsia="ko-KR"/>
        </w:rPr>
        <w:t>“1”</w:t>
      </w:r>
      <w:r>
        <w:rPr>
          <w:rFonts w:ascii="맑은 고딕" w:eastAsia="맑은 고딕" w:hAnsi="맑은 고딕" w:cs="맑은 고딕" w:hint="eastAsia"/>
          <w:lang w:eastAsia="ko-KR"/>
        </w:rPr>
        <w:t>로 설정할 수 있다.</w:t>
      </w:r>
      <w:r>
        <w:rPr>
          <w:rFonts w:ascii="맑은 고딕" w:eastAsia="맑은 고딕" w:hAnsi="맑은 고딕" w:cs="맑은 고딕"/>
          <w:lang w:eastAsia="ko-KR"/>
        </w:rPr>
        <w:t xml:space="preserve"> </w:t>
      </w:r>
    </w:p>
    <w:p w14:paraId="1F83EEC0" w14:textId="67464329" w:rsidR="00F351E3" w:rsidRDefault="00F351E3" w:rsidP="00D67825">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포함된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Pr>
          <w:rFonts w:ascii="맑은 고딕" w:eastAsia="맑은 고딕" w:hAnsi="맑은 고딕" w:cs="맑은 고딕" w:hint="eastAsia"/>
          <w:lang w:eastAsia="ko-KR"/>
        </w:rPr>
        <w:t>에 대응되는 음식 메뉴에 포함된, 주재료 노드(</w:t>
      </w:r>
      <w:r>
        <w:rPr>
          <w:rFonts w:ascii="맑은 고딕" w:eastAsia="맑은 고딕" w:hAnsi="맑은 고딕" w:cs="맑은 고딕"/>
          <w:lang w:eastAsia="ko-KR"/>
        </w:rPr>
        <w:t>932)</w:t>
      </w:r>
      <w:r>
        <w:rPr>
          <w:rFonts w:ascii="맑은 고딕" w:eastAsia="맑은 고딕" w:hAnsi="맑은 고딕" w:cs="맑은 고딕" w:hint="eastAsia"/>
          <w:lang w:eastAsia="ko-KR"/>
        </w:rPr>
        <w:t>에 대응되는 주재료의 중량이,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메뉴의 중량의 절반일 때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lastRenderedPageBreak/>
        <w:t xml:space="preserve">에지 가중치가 </w:t>
      </w:r>
      <w:r>
        <w:rPr>
          <w:rFonts w:ascii="맑은 고딕" w:eastAsia="맑은 고딕" w:hAnsi="맑은 고딕" w:cs="맑은 고딕"/>
          <w:lang w:eastAsia="ko-KR"/>
        </w:rPr>
        <w:t>“1”</w:t>
      </w:r>
      <w:r>
        <w:rPr>
          <w:rFonts w:ascii="맑은 고딕" w:eastAsia="맑은 고딕" w:hAnsi="맑은 고딕" w:cs="맑은 고딕" w:hint="eastAsia"/>
          <w:lang w:eastAsia="ko-KR"/>
        </w:rPr>
        <w:t>의 에지 가중치를 갖고,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주재료의 중량이 음식 메뉴의 중량의 절반보다 적을 때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“1”</w:t>
      </w:r>
      <w:r>
        <w:rPr>
          <w:rFonts w:ascii="맑은 고딕" w:eastAsia="맑은 고딕" w:hAnsi="맑은 고딕" w:cs="맑은 고딕" w:hint="eastAsia"/>
          <w:lang w:eastAsia="ko-KR"/>
        </w:rPr>
        <w:t>보다 낮은 값을 갖고,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포함된 주재료의 중량이 </w:t>
      </w:r>
      <w:r>
        <w:rPr>
          <w:rFonts w:ascii="맑은 고딕" w:eastAsia="맑은 고딕" w:hAnsi="맑은 고딕" w:cs="맑은 고딕"/>
          <w:lang w:eastAsia="ko-KR"/>
        </w:rPr>
        <w:t>0</w:t>
      </w:r>
      <w:r>
        <w:rPr>
          <w:rFonts w:ascii="맑은 고딕" w:eastAsia="맑은 고딕" w:hAnsi="맑은 고딕" w:cs="맑은 고딕" w:hint="eastAsia"/>
          <w:lang w:eastAsia="ko-KR"/>
        </w:rPr>
        <w:t>인 경우에는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w:t>
      </w:r>
      <w:r>
        <w:rPr>
          <w:rFonts w:ascii="맑은 고딕" w:eastAsia="맑은 고딕" w:hAnsi="맑은 고딕" w:cs="맑은 고딕" w:hint="eastAsia"/>
          <w:lang w:eastAsia="ko-KR"/>
        </w:rPr>
        <w:t>0</w:t>
      </w:r>
      <w:r>
        <w:rPr>
          <w:rFonts w:ascii="맑은 고딕" w:eastAsia="맑은 고딕" w:hAnsi="맑은 고딕" w:cs="맑은 고딕"/>
          <w:lang w:eastAsia="ko-KR"/>
        </w:rPr>
        <w:t>”</w:t>
      </w:r>
      <w:r>
        <w:rPr>
          <w:rFonts w:ascii="맑은 고딕" w:eastAsia="맑은 고딕" w:hAnsi="맑은 고딕" w:cs="맑은 고딕" w:hint="eastAsia"/>
          <w:lang w:eastAsia="ko-KR"/>
        </w:rPr>
        <w:t>의 값을 갖도록 설정할 수 있다.</w:t>
      </w:r>
    </w:p>
    <w:p w14:paraId="5C15EFF3" w14:textId="0D8B64B9" w:rsidR="00D67825" w:rsidRDefault="00D67825" w:rsidP="00D67825">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3 </w:t>
      </w:r>
      <w:r>
        <w:rPr>
          <w:rFonts w:ascii="맑은 고딕" w:eastAsia="맑은 고딕" w:hAnsi="맑은 고딕" w:cs="맑은 고딕" w:hint="eastAsia"/>
          <w:lang w:eastAsia="ko-KR"/>
        </w:rPr>
        <w:t>에지(</w:t>
      </w:r>
      <w:r>
        <w:rPr>
          <w:rFonts w:ascii="맑은 고딕" w:eastAsia="맑은 고딕" w:hAnsi="맑은 고딕" w:cs="맑은 고딕"/>
          <w:lang w:eastAsia="ko-KR"/>
        </w:rPr>
        <w:t>942)</w:t>
      </w:r>
      <w:r>
        <w:rPr>
          <w:rFonts w:ascii="맑은 고딕" w:eastAsia="맑은 고딕" w:hAnsi="맑은 고딕" w:cs="맑은 고딕" w:hint="eastAsia"/>
          <w:lang w:eastAsia="ko-KR"/>
        </w:rPr>
        <w:t>는 제</w:t>
      </w:r>
      <w:r>
        <w:rPr>
          <w:rFonts w:ascii="맑은 고딕" w:eastAsia="맑은 고딕" w:hAnsi="맑은 고딕" w:cs="맑은 고딕"/>
          <w:lang w:eastAsia="ko-KR"/>
        </w:rPr>
        <w:t xml:space="preserve">3 </w:t>
      </w:r>
      <w:r>
        <w:rPr>
          <w:rFonts w:ascii="맑은 고딕" w:eastAsia="맑은 고딕" w:hAnsi="맑은 고딕" w:cs="맑은 고딕" w:hint="eastAsia"/>
          <w:lang w:eastAsia="ko-KR"/>
        </w:rPr>
        <w:t>에지 가중치를 가질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Pr>
          <w:rFonts w:ascii="맑은 고딕" w:eastAsia="맑은 고딕" w:hAnsi="맑은 고딕" w:cs="맑은 고딕" w:hint="eastAsia"/>
          <w:lang w:eastAsia="ko-KR"/>
        </w:rPr>
        <w:t>에 대응되는 음식 메뉴에 조미료 노드(</w:t>
      </w:r>
      <w:r>
        <w:rPr>
          <w:rFonts w:ascii="맑은 고딕" w:eastAsia="맑은 고딕" w:hAnsi="맑은 고딕" w:cs="맑은 고딕"/>
          <w:lang w:eastAsia="ko-KR"/>
        </w:rPr>
        <w:t>933)</w:t>
      </w:r>
      <w:r>
        <w:rPr>
          <w:rFonts w:ascii="맑은 고딕" w:eastAsia="맑은 고딕" w:hAnsi="맑은 고딕" w:cs="맑은 고딕" w:hint="eastAsia"/>
          <w:lang w:eastAsia="ko-KR"/>
        </w:rPr>
        <w:t>에 대응되는 조미료가 포함되었다는 정보가 포함된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제3</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가중치를 </w:t>
      </w:r>
      <w:r>
        <w:rPr>
          <w:rFonts w:ascii="맑은 고딕" w:eastAsia="맑은 고딕" w:hAnsi="맑은 고딕" w:cs="맑은 고딕"/>
          <w:lang w:eastAsia="ko-KR"/>
        </w:rPr>
        <w:t>“1”</w:t>
      </w:r>
      <w:r>
        <w:rPr>
          <w:rFonts w:ascii="맑은 고딕" w:eastAsia="맑은 고딕" w:hAnsi="맑은 고딕" w:cs="맑은 고딕" w:hint="eastAsia"/>
          <w:lang w:eastAsia="ko-KR"/>
        </w:rPr>
        <w:t>로 설정할 수 있다.</w:t>
      </w:r>
      <w:r>
        <w:rPr>
          <w:rFonts w:ascii="맑은 고딕" w:eastAsia="맑은 고딕" w:hAnsi="맑은 고딕" w:cs="맑은 고딕"/>
          <w:lang w:eastAsia="ko-KR"/>
        </w:rPr>
        <w:t xml:space="preserve"> </w:t>
      </w:r>
    </w:p>
    <w:p w14:paraId="027370D4" w14:textId="1066FCFB" w:rsidR="0057160A" w:rsidRDefault="0057160A" w:rsidP="00D67825">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포함된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Pr>
          <w:rFonts w:ascii="맑은 고딕" w:eastAsia="맑은 고딕" w:hAnsi="맑은 고딕" w:cs="맑은 고딕" w:hint="eastAsia"/>
          <w:lang w:eastAsia="ko-KR"/>
        </w:rPr>
        <w:t xml:space="preserve">에 대응되는 음식 메뉴에 </w:t>
      </w:r>
      <w:r w:rsidR="006867FA">
        <w:rPr>
          <w:rFonts w:ascii="맑은 고딕" w:eastAsia="맑은 고딕" w:hAnsi="맑은 고딕" w:cs="맑은 고딕" w:hint="eastAsia"/>
          <w:lang w:eastAsia="ko-KR"/>
        </w:rPr>
        <w:t>조미료</w:t>
      </w:r>
      <w:r>
        <w:rPr>
          <w:rFonts w:ascii="맑은 고딕" w:eastAsia="맑은 고딕" w:hAnsi="맑은 고딕" w:cs="맑은 고딕" w:hint="eastAsia"/>
          <w:lang w:eastAsia="ko-KR"/>
        </w:rPr>
        <w:t xml:space="preserve"> 노드(</w:t>
      </w:r>
      <w:r>
        <w:rPr>
          <w:rFonts w:ascii="맑은 고딕" w:eastAsia="맑은 고딕" w:hAnsi="맑은 고딕" w:cs="맑은 고딕"/>
          <w:lang w:eastAsia="ko-KR"/>
        </w:rPr>
        <w:t>93</w:t>
      </w:r>
      <w:r w:rsidR="006867FA">
        <w:rPr>
          <w:rFonts w:ascii="맑은 고딕" w:eastAsia="맑은 고딕" w:hAnsi="맑은 고딕" w:cs="맑은 고딕"/>
          <w:lang w:eastAsia="ko-KR"/>
        </w:rPr>
        <w:t>3</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에 대응되는 </w:t>
      </w:r>
      <w:r w:rsidR="006867FA">
        <w:rPr>
          <w:rFonts w:ascii="맑은 고딕" w:eastAsia="맑은 고딕" w:hAnsi="맑은 고딕" w:cs="맑은 고딕" w:hint="eastAsia"/>
          <w:lang w:eastAsia="ko-KR"/>
        </w:rPr>
        <w:t>조미료가 포함되었다는 정보가 없는 경우,</w:t>
      </w:r>
      <w:r w:rsidR="006867FA">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6867FA">
        <w:rPr>
          <w:rFonts w:ascii="맑은 고딕" w:eastAsia="맑은 고딕" w:hAnsi="맑은 고딕" w:cs="맑은 고딕" w:hint="eastAsia"/>
          <w:lang w:eastAsia="ko-KR"/>
        </w:rPr>
        <w:t>3</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w:t>
      </w:r>
      <w:r>
        <w:rPr>
          <w:rFonts w:ascii="맑은 고딕" w:eastAsia="맑은 고딕" w:hAnsi="맑은 고딕" w:cs="맑은 고딕" w:hint="eastAsia"/>
          <w:lang w:eastAsia="ko-KR"/>
        </w:rPr>
        <w:t>0</w:t>
      </w:r>
      <w:r>
        <w:rPr>
          <w:rFonts w:ascii="맑은 고딕" w:eastAsia="맑은 고딕" w:hAnsi="맑은 고딕" w:cs="맑은 고딕"/>
          <w:lang w:eastAsia="ko-KR"/>
        </w:rPr>
        <w:t>”</w:t>
      </w:r>
      <w:r>
        <w:rPr>
          <w:rFonts w:ascii="맑은 고딕" w:eastAsia="맑은 고딕" w:hAnsi="맑은 고딕" w:cs="맑은 고딕" w:hint="eastAsia"/>
          <w:lang w:eastAsia="ko-KR"/>
        </w:rPr>
        <w:t>의 값을 갖도록 설정할 수 있다.</w:t>
      </w:r>
    </w:p>
    <w:p w14:paraId="77EDBD6F" w14:textId="33F23D3A" w:rsidR="00D67825" w:rsidRDefault="00D67825" w:rsidP="00D67825">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4 </w:t>
      </w:r>
      <w:r>
        <w:rPr>
          <w:rFonts w:ascii="맑은 고딕" w:eastAsia="맑은 고딕" w:hAnsi="맑은 고딕" w:cs="맑은 고딕" w:hint="eastAsia"/>
          <w:lang w:eastAsia="ko-KR"/>
        </w:rPr>
        <w:t>에지(</w:t>
      </w:r>
      <w:r>
        <w:rPr>
          <w:rFonts w:ascii="맑은 고딕" w:eastAsia="맑은 고딕" w:hAnsi="맑은 고딕" w:cs="맑은 고딕"/>
          <w:lang w:eastAsia="ko-KR"/>
        </w:rPr>
        <w:t>943)</w:t>
      </w:r>
      <w:r>
        <w:rPr>
          <w:rFonts w:ascii="맑은 고딕" w:eastAsia="맑은 고딕" w:hAnsi="맑은 고딕" w:cs="맑은 고딕" w:hint="eastAsia"/>
          <w:lang w:eastAsia="ko-KR"/>
        </w:rPr>
        <w:t>는 제</w:t>
      </w:r>
      <w:r>
        <w:rPr>
          <w:rFonts w:ascii="맑은 고딕" w:eastAsia="맑은 고딕" w:hAnsi="맑은 고딕" w:cs="맑은 고딕"/>
          <w:lang w:eastAsia="ko-KR"/>
        </w:rPr>
        <w:t xml:space="preserve">4 </w:t>
      </w:r>
      <w:r>
        <w:rPr>
          <w:rFonts w:ascii="맑은 고딕" w:eastAsia="맑은 고딕" w:hAnsi="맑은 고딕" w:cs="맑은 고딕" w:hint="eastAsia"/>
          <w:lang w:eastAsia="ko-KR"/>
        </w:rPr>
        <w:t>에지 가중치를 가질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Pr>
          <w:rFonts w:ascii="맑은 고딕" w:eastAsia="맑은 고딕" w:hAnsi="맑은 고딕" w:cs="맑은 고딕" w:hint="eastAsia"/>
          <w:lang w:eastAsia="ko-KR"/>
        </w:rPr>
        <w:t>에 대응되는 음식 메뉴</w:t>
      </w:r>
      <w:r w:rsidR="005C72A6">
        <w:rPr>
          <w:rFonts w:ascii="맑은 고딕" w:eastAsia="맑은 고딕" w:hAnsi="맑은 고딕" w:cs="맑은 고딕" w:hint="eastAsia"/>
          <w:lang w:eastAsia="ko-KR"/>
        </w:rPr>
        <w:t>가</w:t>
      </w:r>
      <w:r>
        <w:rPr>
          <w:rFonts w:ascii="맑은 고딕" w:eastAsia="맑은 고딕" w:hAnsi="맑은 고딕" w:cs="맑은 고딕" w:hint="eastAsia"/>
          <w:lang w:eastAsia="ko-KR"/>
        </w:rPr>
        <w:t xml:space="preserve"> </w:t>
      </w:r>
      <w:r w:rsidR="008925EB">
        <w:rPr>
          <w:rFonts w:ascii="맑은 고딕" w:eastAsia="맑은 고딕" w:hAnsi="맑은 고딕" w:cs="맑은 고딕" w:hint="eastAsia"/>
          <w:lang w:eastAsia="ko-KR"/>
        </w:rPr>
        <w:t>끼니</w:t>
      </w:r>
      <w:r>
        <w:rPr>
          <w:rFonts w:ascii="맑은 고딕" w:eastAsia="맑은 고딕" w:hAnsi="맑은 고딕" w:cs="맑은 고딕" w:hint="eastAsia"/>
          <w:lang w:eastAsia="ko-KR"/>
        </w:rPr>
        <w:t xml:space="preserve"> 노드(</w:t>
      </w:r>
      <w:r>
        <w:rPr>
          <w:rFonts w:ascii="맑은 고딕" w:eastAsia="맑은 고딕" w:hAnsi="맑은 고딕" w:cs="맑은 고딕"/>
          <w:lang w:eastAsia="ko-KR"/>
        </w:rPr>
        <w:t>93</w:t>
      </w:r>
      <w:r w:rsidR="008925EB">
        <w:rPr>
          <w:rFonts w:ascii="맑은 고딕" w:eastAsia="맑은 고딕" w:hAnsi="맑은 고딕" w:cs="맑은 고딕"/>
          <w:lang w:eastAsia="ko-KR"/>
        </w:rPr>
        <w:t>4</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에 대응되는 </w:t>
      </w:r>
      <w:r w:rsidR="008925EB">
        <w:rPr>
          <w:rFonts w:ascii="맑은 고딕" w:eastAsia="맑은 고딕" w:hAnsi="맑은 고딕" w:cs="맑은 고딕" w:hint="eastAsia"/>
          <w:lang w:eastAsia="ko-KR"/>
        </w:rPr>
        <w:t>끼니(예를 들어,</w:t>
      </w:r>
      <w:r w:rsidR="008925EB">
        <w:rPr>
          <w:rFonts w:ascii="맑은 고딕" w:eastAsia="맑은 고딕" w:hAnsi="맑은 고딕" w:cs="맑은 고딕"/>
          <w:lang w:eastAsia="ko-KR"/>
        </w:rPr>
        <w:t xml:space="preserve"> </w:t>
      </w:r>
      <w:r w:rsidR="008925EB">
        <w:rPr>
          <w:rFonts w:ascii="맑은 고딕" w:eastAsia="맑은 고딕" w:hAnsi="맑은 고딕" w:cs="맑은 고딕" w:hint="eastAsia"/>
          <w:lang w:eastAsia="ko-KR"/>
        </w:rPr>
        <w:t>아침 끼니,</w:t>
      </w:r>
      <w:r w:rsidR="008925EB">
        <w:rPr>
          <w:rFonts w:ascii="맑은 고딕" w:eastAsia="맑은 고딕" w:hAnsi="맑은 고딕" w:cs="맑은 고딕"/>
          <w:lang w:eastAsia="ko-KR"/>
        </w:rPr>
        <w:t xml:space="preserve"> </w:t>
      </w:r>
      <w:r w:rsidR="008925EB">
        <w:rPr>
          <w:rFonts w:ascii="맑은 고딕" w:eastAsia="맑은 고딕" w:hAnsi="맑은 고딕" w:cs="맑은 고딕" w:hint="eastAsia"/>
          <w:lang w:eastAsia="ko-KR"/>
        </w:rPr>
        <w:t>점심 끼니,</w:t>
      </w:r>
      <w:r w:rsidR="008925EB">
        <w:rPr>
          <w:rFonts w:ascii="맑은 고딕" w:eastAsia="맑은 고딕" w:hAnsi="맑은 고딕" w:cs="맑은 고딕"/>
          <w:lang w:eastAsia="ko-KR"/>
        </w:rPr>
        <w:t xml:space="preserve"> </w:t>
      </w:r>
      <w:r w:rsidR="008925EB">
        <w:rPr>
          <w:rFonts w:ascii="맑은 고딕" w:eastAsia="맑은 고딕" w:hAnsi="맑은 고딕" w:cs="맑은 고딕" w:hint="eastAsia"/>
          <w:lang w:eastAsia="ko-KR"/>
        </w:rPr>
        <w:t xml:space="preserve">저녁 끼니 또는 간식 끼니 중 하나)에 </w:t>
      </w:r>
      <w:r w:rsidR="005C72A6">
        <w:rPr>
          <w:rFonts w:ascii="맑은 고딕" w:eastAsia="맑은 고딕" w:hAnsi="맑은 고딕" w:cs="맑은 고딕" w:hint="eastAsia"/>
          <w:lang w:eastAsia="ko-KR"/>
        </w:rPr>
        <w:t xml:space="preserve">포함된 비율이 </w:t>
      </w:r>
      <w:r w:rsidR="005C72A6">
        <w:rPr>
          <w:rFonts w:ascii="맑은 고딕" w:eastAsia="맑은 고딕" w:hAnsi="맑은 고딕" w:cs="맑은 고딕"/>
          <w:lang w:eastAsia="ko-KR"/>
        </w:rPr>
        <w:t>30%</w:t>
      </w:r>
      <w:r w:rsidR="005C72A6">
        <w:rPr>
          <w:rFonts w:ascii="맑은 고딕" w:eastAsia="맑은 고딕" w:hAnsi="맑은 고딕" w:cs="맑은 고딕" w:hint="eastAsia"/>
          <w:lang w:eastAsia="ko-KR"/>
        </w:rPr>
        <w:t xml:space="preserve"> 이상이라는 </w:t>
      </w:r>
      <w:r>
        <w:rPr>
          <w:rFonts w:ascii="맑은 고딕" w:eastAsia="맑은 고딕" w:hAnsi="맑은 고딕" w:cs="맑은 고딕" w:hint="eastAsia"/>
          <w:lang w:eastAsia="ko-KR"/>
        </w:rPr>
        <w:t>정보가 포함된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5C72A6">
        <w:rPr>
          <w:rFonts w:ascii="맑은 고딕" w:eastAsia="맑은 고딕" w:hAnsi="맑은 고딕" w:cs="맑은 고딕" w:hint="eastAsia"/>
          <w:lang w:eastAsia="ko-KR"/>
        </w:rPr>
        <w:t>4</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가중치를 </w:t>
      </w:r>
      <w:r>
        <w:rPr>
          <w:rFonts w:ascii="맑은 고딕" w:eastAsia="맑은 고딕" w:hAnsi="맑은 고딕" w:cs="맑은 고딕"/>
          <w:lang w:eastAsia="ko-KR"/>
        </w:rPr>
        <w:t>“1”</w:t>
      </w:r>
      <w:r>
        <w:rPr>
          <w:rFonts w:ascii="맑은 고딕" w:eastAsia="맑은 고딕" w:hAnsi="맑은 고딕" w:cs="맑은 고딕" w:hint="eastAsia"/>
          <w:lang w:eastAsia="ko-KR"/>
        </w:rPr>
        <w:t>로 설정할 수 있다.</w:t>
      </w:r>
      <w:r>
        <w:rPr>
          <w:rFonts w:ascii="맑은 고딕" w:eastAsia="맑은 고딕" w:hAnsi="맑은 고딕" w:cs="맑은 고딕"/>
          <w:lang w:eastAsia="ko-KR"/>
        </w:rPr>
        <w:t xml:space="preserve"> </w:t>
      </w:r>
    </w:p>
    <w:p w14:paraId="74D0B339" w14:textId="14CEFAA4" w:rsidR="00D67825" w:rsidRDefault="006867FA"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 xml:space="preserve">에 포함된 </w:t>
      </w:r>
      <w:r w:rsidR="00546641">
        <w:rPr>
          <w:rFonts w:ascii="맑은 고딕" w:eastAsia="맑은 고딕" w:hAnsi="맑은 고딕" w:cs="맑은 고딕" w:hint="eastAsia"/>
          <w:lang w:eastAsia="ko-KR"/>
        </w:rPr>
        <w:t>제1</w:t>
      </w:r>
      <w:r w:rsidR="00546641">
        <w:rPr>
          <w:rFonts w:ascii="맑은 고딕" w:eastAsia="맑은 고딕" w:hAnsi="맑은 고딕" w:cs="맑은 고딕"/>
          <w:lang w:eastAsia="ko-KR"/>
        </w:rPr>
        <w:t xml:space="preserve"> </w:t>
      </w:r>
      <w:r w:rsidR="00546641">
        <w:rPr>
          <w:rFonts w:ascii="맑은 고딕" w:eastAsia="맑은 고딕" w:hAnsi="맑은 고딕" w:cs="맑은 고딕" w:hint="eastAsia"/>
          <w:lang w:eastAsia="ko-KR"/>
        </w:rPr>
        <w:t>음식 노드(</w:t>
      </w:r>
      <w:r w:rsidR="00546641">
        <w:rPr>
          <w:rFonts w:ascii="맑은 고딕" w:eastAsia="맑은 고딕" w:hAnsi="맑은 고딕" w:cs="맑은 고딕"/>
          <w:lang w:eastAsia="ko-KR"/>
        </w:rPr>
        <w:t>930)</w:t>
      </w:r>
      <w:r w:rsidR="00546641">
        <w:rPr>
          <w:rFonts w:ascii="맑은 고딕" w:eastAsia="맑은 고딕" w:hAnsi="맑은 고딕" w:cs="맑은 고딕" w:hint="eastAsia"/>
          <w:lang w:eastAsia="ko-KR"/>
        </w:rPr>
        <w:t>에 대응되는 음식 메뉴가 끼니 노드(</w:t>
      </w:r>
      <w:r w:rsidR="00546641">
        <w:rPr>
          <w:rFonts w:ascii="맑은 고딕" w:eastAsia="맑은 고딕" w:hAnsi="맑은 고딕" w:cs="맑은 고딕"/>
          <w:lang w:eastAsia="ko-KR"/>
        </w:rPr>
        <w:t>934)</w:t>
      </w:r>
      <w:r w:rsidR="00546641">
        <w:rPr>
          <w:rFonts w:ascii="맑은 고딕" w:eastAsia="맑은 고딕" w:hAnsi="맑은 고딕" w:cs="맑은 고딕" w:hint="eastAsia"/>
          <w:lang w:eastAsia="ko-KR"/>
        </w:rPr>
        <w:t xml:space="preserve">에 대응되는 끼니에 포함된 비율이 </w:t>
      </w:r>
      <w:r w:rsidR="00546641">
        <w:rPr>
          <w:rFonts w:ascii="맑은 고딕" w:eastAsia="맑은 고딕" w:hAnsi="맑은 고딕" w:cs="맑은 고딕"/>
          <w:lang w:eastAsia="ko-KR"/>
        </w:rPr>
        <w:t>30%</w:t>
      </w:r>
      <w:r w:rsidR="00546641">
        <w:rPr>
          <w:rFonts w:ascii="맑은 고딕" w:eastAsia="맑은 고딕" w:hAnsi="맑은 고딕" w:cs="맑은 고딕" w:hint="eastAsia"/>
          <w:lang w:eastAsia="ko-KR"/>
        </w:rPr>
        <w:t>보다 적을 때</w:t>
      </w:r>
      <w:r>
        <w:rPr>
          <w:rFonts w:ascii="맑은 고딕" w:eastAsia="맑은 고딕" w:hAnsi="맑은 고딕" w:cs="맑은 고딕" w:hint="eastAsia"/>
          <w:lang w:eastAsia="ko-KR"/>
        </w:rPr>
        <w:t xml:space="preserve"> 제</w:t>
      </w:r>
      <w:r w:rsidR="00546641">
        <w:rPr>
          <w:rFonts w:ascii="맑은 고딕" w:eastAsia="맑은 고딕" w:hAnsi="맑은 고딕" w:cs="맑은 고딕" w:hint="eastAsia"/>
          <w:lang w:eastAsia="ko-KR"/>
        </w:rPr>
        <w:t>4</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“1”</w:t>
      </w:r>
      <w:r>
        <w:rPr>
          <w:rFonts w:ascii="맑은 고딕" w:eastAsia="맑은 고딕" w:hAnsi="맑은 고딕" w:cs="맑은 고딕" w:hint="eastAsia"/>
          <w:lang w:eastAsia="ko-KR"/>
        </w:rPr>
        <w:t>보다 낮은 값을 갖고,</w:t>
      </w:r>
      <w:r>
        <w:rPr>
          <w:rFonts w:ascii="맑은 고딕" w:eastAsia="맑은 고딕" w:hAnsi="맑은 고딕" w:cs="맑은 고딕"/>
          <w:lang w:eastAsia="ko-KR"/>
        </w:rPr>
        <w:t xml:space="preserve"> </w:t>
      </w:r>
      <w:r w:rsidR="00546641">
        <w:rPr>
          <w:rFonts w:ascii="맑은 고딕" w:eastAsia="맑은 고딕" w:hAnsi="맑은 고딕" w:cs="맑은 고딕" w:hint="eastAsia"/>
          <w:lang w:eastAsia="ko-KR"/>
        </w:rPr>
        <w:t xml:space="preserve">끼니 노드에 포함되지 않은 경우에는 </w:t>
      </w:r>
      <w:r>
        <w:rPr>
          <w:rFonts w:ascii="맑은 고딕" w:eastAsia="맑은 고딕" w:hAnsi="맑은 고딕" w:cs="맑은 고딕" w:hint="eastAsia"/>
          <w:lang w:eastAsia="ko-KR"/>
        </w:rPr>
        <w:t>제</w:t>
      </w:r>
      <w:r w:rsidR="00546641">
        <w:rPr>
          <w:rFonts w:ascii="맑은 고딕" w:eastAsia="맑은 고딕" w:hAnsi="맑은 고딕" w:cs="맑은 고딕" w:hint="eastAsia"/>
          <w:lang w:eastAsia="ko-KR"/>
        </w:rPr>
        <w:t>4</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w:t>
      </w:r>
      <w:r>
        <w:rPr>
          <w:rFonts w:ascii="맑은 고딕" w:eastAsia="맑은 고딕" w:hAnsi="맑은 고딕" w:cs="맑은 고딕" w:hint="eastAsia"/>
          <w:lang w:eastAsia="ko-KR"/>
        </w:rPr>
        <w:t>0</w:t>
      </w:r>
      <w:r>
        <w:rPr>
          <w:rFonts w:ascii="맑은 고딕" w:eastAsia="맑은 고딕" w:hAnsi="맑은 고딕" w:cs="맑은 고딕"/>
          <w:lang w:eastAsia="ko-KR"/>
        </w:rPr>
        <w:t>”</w:t>
      </w:r>
      <w:r>
        <w:rPr>
          <w:rFonts w:ascii="맑은 고딕" w:eastAsia="맑은 고딕" w:hAnsi="맑은 고딕" w:cs="맑은 고딕" w:hint="eastAsia"/>
          <w:lang w:eastAsia="ko-KR"/>
        </w:rPr>
        <w:t>의 값을 갖도록 설정할 수 있다.</w:t>
      </w:r>
    </w:p>
    <w:p w14:paraId="2F10F026" w14:textId="77777777" w:rsidR="00F756EB" w:rsidRDefault="006F7B98"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5 </w:t>
      </w:r>
      <w:r>
        <w:rPr>
          <w:rFonts w:ascii="맑은 고딕" w:eastAsia="맑은 고딕" w:hAnsi="맑은 고딕" w:cs="맑은 고딕" w:hint="eastAsia"/>
          <w:lang w:eastAsia="ko-KR"/>
        </w:rPr>
        <w:t>에지(</w:t>
      </w:r>
      <w:r>
        <w:rPr>
          <w:rFonts w:ascii="맑은 고딕" w:eastAsia="맑은 고딕" w:hAnsi="맑은 고딕" w:cs="맑은 고딕"/>
          <w:lang w:eastAsia="ko-KR"/>
        </w:rPr>
        <w:t>944)</w:t>
      </w:r>
      <w:r>
        <w:rPr>
          <w:rFonts w:ascii="맑은 고딕" w:eastAsia="맑은 고딕" w:hAnsi="맑은 고딕" w:cs="맑은 고딕" w:hint="eastAsia"/>
          <w:lang w:eastAsia="ko-KR"/>
        </w:rPr>
        <w:t>는 제</w:t>
      </w:r>
      <w:r>
        <w:rPr>
          <w:rFonts w:ascii="맑은 고딕" w:eastAsia="맑은 고딕" w:hAnsi="맑은 고딕" w:cs="맑은 고딕"/>
          <w:lang w:eastAsia="ko-KR"/>
        </w:rPr>
        <w:t xml:space="preserve">5 </w:t>
      </w:r>
      <w:r>
        <w:rPr>
          <w:rFonts w:ascii="맑은 고딕" w:eastAsia="맑은 고딕" w:hAnsi="맑은 고딕" w:cs="맑은 고딕" w:hint="eastAsia"/>
          <w:lang w:eastAsia="ko-KR"/>
        </w:rPr>
        <w:t>에지 가중치를 가질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lastRenderedPageBreak/>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제5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가중치는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Pr>
          <w:rFonts w:ascii="맑은 고딕" w:eastAsia="맑은 고딕" w:hAnsi="맑은 고딕" w:cs="맑은 고딕" w:hint="eastAsia"/>
          <w:lang w:eastAsia="ko-KR"/>
        </w:rPr>
        <w:t xml:space="preserve">에 대응되는 </w:t>
      </w:r>
      <w:r w:rsidR="00F756EB">
        <w:rPr>
          <w:rFonts w:ascii="맑은 고딕" w:eastAsia="맑은 고딕" w:hAnsi="맑은 고딕" w:cs="맑은 고딕" w:hint="eastAsia"/>
          <w:lang w:eastAsia="ko-KR"/>
        </w:rPr>
        <w:t>음식 메뉴와</w:t>
      </w:r>
      <w:r>
        <w:rPr>
          <w:rFonts w:ascii="맑은 고딕" w:eastAsia="맑은 고딕" w:hAnsi="맑은 고딕" w:cs="맑은 고딕" w:hint="eastAsia"/>
          <w:lang w:eastAsia="ko-KR"/>
        </w:rPr>
        <w:t xml:space="preserve">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935)</w:t>
      </w:r>
      <w:r>
        <w:rPr>
          <w:rFonts w:ascii="맑은 고딕" w:eastAsia="맑은 고딕" w:hAnsi="맑은 고딕" w:cs="맑은 고딕" w:hint="eastAsia"/>
          <w:lang w:eastAsia="ko-KR"/>
        </w:rPr>
        <w:t>에 대응되는 음식</w:t>
      </w:r>
      <w:r w:rsidR="00F756EB">
        <w:rPr>
          <w:rFonts w:ascii="맑은 고딕" w:eastAsia="맑은 고딕" w:hAnsi="맑은 고딕" w:cs="맑은 고딕" w:hint="eastAsia"/>
          <w:lang w:eastAsia="ko-KR"/>
        </w:rPr>
        <w:t xml:space="preserve"> 메뉴가</w:t>
      </w:r>
      <w:r>
        <w:rPr>
          <w:rFonts w:ascii="맑은 고딕" w:eastAsia="맑은 고딕" w:hAnsi="맑은 고딕" w:cs="맑은 고딕" w:hint="eastAsia"/>
          <w:lang w:eastAsia="ko-KR"/>
        </w:rPr>
        <w:t xml:space="preserve"> 같은 끼니 내에 동일한 식단</w:t>
      </w:r>
      <w:r w:rsidR="00F756EB">
        <w:rPr>
          <w:rFonts w:ascii="맑은 고딕" w:eastAsia="맑은 고딕" w:hAnsi="맑은 고딕" w:cs="맑은 고딕" w:hint="eastAsia"/>
          <w:lang w:eastAsia="ko-KR"/>
        </w:rPr>
        <w:t>으로 조합되어</w:t>
      </w:r>
      <w:r>
        <w:rPr>
          <w:rFonts w:ascii="맑은 고딕" w:eastAsia="맑은 고딕" w:hAnsi="맑은 고딕" w:cs="맑은 고딕" w:hint="eastAsia"/>
          <w:lang w:eastAsia="ko-KR"/>
        </w:rPr>
        <w:t xml:space="preserve"> 포함된 적이 있다는 정보가 포함된 경우, </w:t>
      </w:r>
      <w:r w:rsidR="00CE6F60">
        <w:rPr>
          <w:rFonts w:ascii="맑은 고딕" w:eastAsia="맑은 고딕" w:hAnsi="맑은 고딕" w:cs="맑은 고딕" w:hint="eastAsia"/>
          <w:lang w:eastAsia="ko-KR"/>
        </w:rPr>
        <w:t>제</w:t>
      </w:r>
      <w:r w:rsidR="00F756EB">
        <w:rPr>
          <w:rFonts w:ascii="맑은 고딕" w:eastAsia="맑은 고딕" w:hAnsi="맑은 고딕" w:cs="맑은 고딕"/>
          <w:lang w:eastAsia="ko-KR"/>
        </w:rPr>
        <w:t>5</w:t>
      </w:r>
      <w:r w:rsidR="00CE6F60">
        <w:rPr>
          <w:rFonts w:ascii="맑은 고딕" w:eastAsia="맑은 고딕" w:hAnsi="맑은 고딕" w:cs="맑은 고딕"/>
          <w:lang w:eastAsia="ko-KR"/>
        </w:rPr>
        <w:t xml:space="preserve"> </w:t>
      </w:r>
      <w:r w:rsidR="00CE6F60">
        <w:rPr>
          <w:rFonts w:ascii="맑은 고딕" w:eastAsia="맑은 고딕" w:hAnsi="맑은 고딕" w:cs="맑은 고딕" w:hint="eastAsia"/>
          <w:lang w:eastAsia="ko-KR"/>
        </w:rPr>
        <w:t xml:space="preserve">에지 가중치를 </w:t>
      </w:r>
      <w:r w:rsidR="00CE6F60">
        <w:rPr>
          <w:rFonts w:ascii="맑은 고딕" w:eastAsia="맑은 고딕" w:hAnsi="맑은 고딕" w:cs="맑은 고딕"/>
          <w:lang w:eastAsia="ko-KR"/>
        </w:rPr>
        <w:t>“1”</w:t>
      </w:r>
      <w:r w:rsidR="00CE6F60">
        <w:rPr>
          <w:rFonts w:ascii="맑은 고딕" w:eastAsia="맑은 고딕" w:hAnsi="맑은 고딕" w:cs="맑은 고딕" w:hint="eastAsia"/>
          <w:lang w:eastAsia="ko-KR"/>
        </w:rPr>
        <w:t>로 설정</w:t>
      </w:r>
      <w:r w:rsidR="00F756EB">
        <w:rPr>
          <w:rFonts w:ascii="맑은 고딕" w:eastAsia="맑은 고딕" w:hAnsi="맑은 고딕" w:cs="맑은 고딕" w:hint="eastAsia"/>
          <w:lang w:eastAsia="ko-KR"/>
        </w:rPr>
        <w:t>할 수 있다.</w:t>
      </w:r>
      <w:r w:rsidR="00F756EB">
        <w:rPr>
          <w:rFonts w:ascii="맑은 고딕" w:eastAsia="맑은 고딕" w:hAnsi="맑은 고딕" w:cs="맑은 고딕"/>
          <w:lang w:eastAsia="ko-KR"/>
        </w:rPr>
        <w:t xml:space="preserve"> </w:t>
      </w:r>
    </w:p>
    <w:p w14:paraId="6DA10EC2" w14:textId="694E69F0" w:rsidR="003820AF" w:rsidRDefault="00F756EB" w:rsidP="003820AF">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포함된 복수의 음식 메뉴들 각각이 같은 끼니 내에 동일한 식단에 조합되어 포함된 경우의 횟수를 모두 계산한 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최대 횟수를 기준으로 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w:t>
      </w:r>
      <w:r>
        <w:rPr>
          <w:rFonts w:ascii="맑은 고딕" w:eastAsia="맑은 고딕" w:hAnsi="맑은 고딕" w:cs="맑은 고딕"/>
          <w:lang w:eastAsia="ko-KR"/>
        </w:rPr>
        <w:t>900)</w:t>
      </w:r>
      <w:r>
        <w:rPr>
          <w:rFonts w:ascii="맑은 고딕" w:eastAsia="맑은 고딕" w:hAnsi="맑은 고딕" w:cs="맑은 고딕" w:hint="eastAsia"/>
          <w:lang w:eastAsia="ko-KR"/>
        </w:rPr>
        <w:t>에 포함된 두 개의 음식 메뉴들이 최대 횟수로 조합된 음식 메뉴들인 경우에 제5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“1”</w:t>
      </w:r>
      <w:r>
        <w:rPr>
          <w:rFonts w:ascii="맑은 고딕" w:eastAsia="맑은 고딕" w:hAnsi="맑은 고딕" w:cs="맑은 고딕" w:hint="eastAsia"/>
          <w:lang w:eastAsia="ko-KR"/>
        </w:rPr>
        <w:t>의 에지 가중치를 갖고,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최대 횟수보다 적은 횟수로 조합된 음식 메뉴들인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sidR="003820AF">
        <w:rPr>
          <w:rFonts w:ascii="맑은 고딕" w:eastAsia="맑은 고딕" w:hAnsi="맑은 고딕" w:cs="맑은 고딕"/>
          <w:lang w:eastAsia="ko-KR"/>
        </w:rPr>
        <w:t>“1”</w:t>
      </w:r>
      <w:r w:rsidR="003820AF">
        <w:rPr>
          <w:rFonts w:ascii="맑은 고딕" w:eastAsia="맑은 고딕" w:hAnsi="맑은 고딕" w:cs="맑은 고딕" w:hint="eastAsia"/>
          <w:lang w:eastAsia="ko-KR"/>
        </w:rPr>
        <w:t>보다 낮은 값을 갖고,</w:t>
      </w:r>
      <w:r w:rsidR="003820AF">
        <w:rPr>
          <w:rFonts w:ascii="맑은 고딕" w:eastAsia="맑은 고딕" w:hAnsi="맑은 고딕" w:cs="맑은 고딕"/>
          <w:lang w:eastAsia="ko-KR"/>
        </w:rPr>
        <w:t xml:space="preserve"> </w:t>
      </w:r>
      <w:r w:rsidR="003820AF">
        <w:rPr>
          <w:rFonts w:ascii="맑은 고딕" w:eastAsia="맑은 고딕" w:hAnsi="맑은 고딕" w:cs="맑은 고딕" w:hint="eastAsia"/>
          <w:lang w:eastAsia="ko-KR"/>
        </w:rPr>
        <w:t xml:space="preserve">조합된 횟수가 </w:t>
      </w:r>
      <w:r w:rsidR="003820AF">
        <w:rPr>
          <w:rFonts w:ascii="맑은 고딕" w:eastAsia="맑은 고딕" w:hAnsi="맑은 고딕" w:cs="맑은 고딕"/>
          <w:lang w:eastAsia="ko-KR"/>
        </w:rPr>
        <w:t>0</w:t>
      </w:r>
      <w:r w:rsidR="003820AF">
        <w:rPr>
          <w:rFonts w:ascii="맑은 고딕" w:eastAsia="맑은 고딕" w:hAnsi="맑은 고딕" w:cs="맑은 고딕" w:hint="eastAsia"/>
          <w:lang w:eastAsia="ko-KR"/>
        </w:rPr>
        <w:t>인 경우에는 제5</w:t>
      </w:r>
      <w:r w:rsidR="003820AF">
        <w:rPr>
          <w:rFonts w:ascii="맑은 고딕" w:eastAsia="맑은 고딕" w:hAnsi="맑은 고딕" w:cs="맑은 고딕"/>
          <w:lang w:eastAsia="ko-KR"/>
        </w:rPr>
        <w:t xml:space="preserve"> </w:t>
      </w:r>
      <w:r w:rsidR="003820AF">
        <w:rPr>
          <w:rFonts w:ascii="맑은 고딕" w:eastAsia="맑은 고딕" w:hAnsi="맑은 고딕" w:cs="맑은 고딕" w:hint="eastAsia"/>
          <w:lang w:eastAsia="ko-KR"/>
        </w:rPr>
        <w:t xml:space="preserve">에지 가중치가 </w:t>
      </w:r>
      <w:r w:rsidR="003820AF">
        <w:rPr>
          <w:rFonts w:ascii="맑은 고딕" w:eastAsia="맑은 고딕" w:hAnsi="맑은 고딕" w:cs="맑은 고딕"/>
          <w:lang w:eastAsia="ko-KR"/>
        </w:rPr>
        <w:t>“</w:t>
      </w:r>
      <w:r w:rsidR="003820AF">
        <w:rPr>
          <w:rFonts w:ascii="맑은 고딕" w:eastAsia="맑은 고딕" w:hAnsi="맑은 고딕" w:cs="맑은 고딕" w:hint="eastAsia"/>
          <w:lang w:eastAsia="ko-KR"/>
        </w:rPr>
        <w:t>0</w:t>
      </w:r>
      <w:r w:rsidR="003820AF">
        <w:rPr>
          <w:rFonts w:ascii="맑은 고딕" w:eastAsia="맑은 고딕" w:hAnsi="맑은 고딕" w:cs="맑은 고딕"/>
          <w:lang w:eastAsia="ko-KR"/>
        </w:rPr>
        <w:t>”</w:t>
      </w:r>
      <w:r w:rsidR="003820AF">
        <w:rPr>
          <w:rFonts w:ascii="맑은 고딕" w:eastAsia="맑은 고딕" w:hAnsi="맑은 고딕" w:cs="맑은 고딕" w:hint="eastAsia"/>
          <w:lang w:eastAsia="ko-KR"/>
        </w:rPr>
        <w:t>의 값을 갖도록 설정할 수 있다.</w:t>
      </w:r>
    </w:p>
    <w:p w14:paraId="355257C1" w14:textId="738C883C" w:rsidR="0042616C" w:rsidRDefault="0042616C" w:rsidP="0042616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을 통하여 획득된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를 훈련 데이터로서 각각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과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에 제공할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가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를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과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을 통하여 평가하고자 하는 목적에 따라,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각각 </w:t>
      </w:r>
      <w:proofErr w:type="spellStart"/>
      <w:r>
        <w:rPr>
          <w:rFonts w:ascii="맑은 고딕" w:eastAsia="맑은 고딕" w:hAnsi="맑은 고딕" w:cs="맑은 고딕" w:hint="eastAsia"/>
          <w:lang w:eastAsia="ko-KR"/>
        </w:rPr>
        <w:t>전처리하여</w:t>
      </w:r>
      <w:proofErr w:type="spellEnd"/>
      <w:r>
        <w:rPr>
          <w:rFonts w:ascii="맑은 고딕" w:eastAsia="맑은 고딕" w:hAnsi="맑은 고딕" w:cs="맑은 고딕" w:hint="eastAsia"/>
          <w:lang w:eastAsia="ko-KR"/>
        </w:rPr>
        <w:t xml:space="preserve"> 제공할 수 있다.</w:t>
      </w:r>
    </w:p>
    <w:p w14:paraId="363135F4" w14:textId="1FEAAF8A" w:rsidR="008557AA" w:rsidRDefault="0042616C" w:rsidP="0042616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에서 제1</w:t>
      </w:r>
      <w:r>
        <w:rPr>
          <w:rFonts w:ascii="맑은 고딕" w:eastAsia="맑은 고딕" w:hAnsi="맑은 고딕" w:cs="맑은 고딕"/>
          <w:lang w:eastAsia="ko-KR"/>
        </w:rPr>
        <w:t xml:space="preserve"> </w:t>
      </w:r>
      <w:r w:rsidR="008557AA">
        <w:rPr>
          <w:rFonts w:ascii="맑은 고딕" w:eastAsia="맑은 고딕" w:hAnsi="맑은 고딕" w:cs="맑은 고딕" w:hint="eastAsia"/>
          <w:lang w:eastAsia="ko-KR"/>
        </w:rPr>
        <w:t>에</w:t>
      </w:r>
      <w:r>
        <w:rPr>
          <w:rFonts w:ascii="맑은 고딕" w:eastAsia="맑은 고딕" w:hAnsi="맑은 고딕" w:cs="맑은 고딕" w:hint="eastAsia"/>
          <w:lang w:eastAsia="ko-KR"/>
        </w:rPr>
        <w:t xml:space="preserve">지 가중치가 </w:t>
      </w:r>
      <w:proofErr w:type="spellStart"/>
      <w:r>
        <w:rPr>
          <w:rFonts w:ascii="맑은 고딕" w:eastAsia="맑은 고딕" w:hAnsi="맑은 고딕" w:cs="맑은 고딕" w:hint="eastAsia"/>
          <w:lang w:eastAsia="ko-KR"/>
        </w:rPr>
        <w:t>마스킹되도록</w:t>
      </w:r>
      <w:proofErr w:type="spellEnd"/>
      <w:r>
        <w:rPr>
          <w:rFonts w:ascii="맑은 고딕" w:eastAsia="맑은 고딕" w:hAnsi="맑은 고딕" w:cs="맑은 고딕" w:hint="eastAsia"/>
          <w:lang w:eastAsia="ko-KR"/>
        </w:rPr>
        <w:t xml:space="preserve"> </w:t>
      </w:r>
      <w:proofErr w:type="spellStart"/>
      <w:r>
        <w:rPr>
          <w:rFonts w:ascii="맑은 고딕" w:eastAsia="맑은 고딕" w:hAnsi="맑은 고딕" w:cs="맑은 고딕" w:hint="eastAsia"/>
          <w:lang w:eastAsia="ko-KR"/>
        </w:rPr>
        <w:t>전처리</w:t>
      </w:r>
      <w:proofErr w:type="spellEnd"/>
      <w:r>
        <w:rPr>
          <w:rFonts w:ascii="맑은 고딕" w:eastAsia="맑은 고딕" w:hAnsi="맑은 고딕" w:cs="맑은 고딕" w:hint="eastAsia"/>
          <w:lang w:eastAsia="ko-KR"/>
        </w:rPr>
        <w:t xml:space="preserve"> 한 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에 제공할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에서 제</w:t>
      </w:r>
      <w:r w:rsidR="008557AA">
        <w:rPr>
          <w:rFonts w:ascii="맑은 고딕" w:eastAsia="맑은 고딕" w:hAnsi="맑은 고딕" w:cs="맑은 고딕" w:hint="eastAsia"/>
          <w:lang w:eastAsia="ko-KR"/>
        </w:rPr>
        <w:t>5</w:t>
      </w:r>
      <w:r>
        <w:rPr>
          <w:rFonts w:ascii="맑은 고딕" w:eastAsia="맑은 고딕" w:hAnsi="맑은 고딕" w:cs="맑은 고딕"/>
          <w:lang w:eastAsia="ko-KR"/>
        </w:rPr>
        <w:t xml:space="preserve"> </w:t>
      </w:r>
      <w:r w:rsidR="008557AA">
        <w:rPr>
          <w:rFonts w:ascii="맑은 고딕" w:eastAsia="맑은 고딕" w:hAnsi="맑은 고딕" w:cs="맑은 고딕" w:hint="eastAsia"/>
          <w:lang w:eastAsia="ko-KR"/>
        </w:rPr>
        <w:t>에</w:t>
      </w:r>
      <w:r>
        <w:rPr>
          <w:rFonts w:ascii="맑은 고딕" w:eastAsia="맑은 고딕" w:hAnsi="맑은 고딕" w:cs="맑은 고딕" w:hint="eastAsia"/>
          <w:lang w:eastAsia="ko-KR"/>
        </w:rPr>
        <w:t xml:space="preserve">지 가중치가 </w:t>
      </w:r>
      <w:proofErr w:type="spellStart"/>
      <w:r>
        <w:rPr>
          <w:rFonts w:ascii="맑은 고딕" w:eastAsia="맑은 고딕" w:hAnsi="맑은 고딕" w:cs="맑은 고딕" w:hint="eastAsia"/>
          <w:lang w:eastAsia="ko-KR"/>
        </w:rPr>
        <w:t>마스킹되도록</w:t>
      </w:r>
      <w:proofErr w:type="spellEnd"/>
      <w:r>
        <w:rPr>
          <w:rFonts w:ascii="맑은 고딕" w:eastAsia="맑은 고딕" w:hAnsi="맑은 고딕" w:cs="맑은 고딕" w:hint="eastAsia"/>
          <w:lang w:eastAsia="ko-KR"/>
        </w:rPr>
        <w:t xml:space="preserve"> </w:t>
      </w:r>
      <w:proofErr w:type="spellStart"/>
      <w:r>
        <w:rPr>
          <w:rFonts w:ascii="맑은 고딕" w:eastAsia="맑은 고딕" w:hAnsi="맑은 고딕" w:cs="맑은 고딕" w:hint="eastAsia"/>
          <w:lang w:eastAsia="ko-KR"/>
        </w:rPr>
        <w:t>전처리</w:t>
      </w:r>
      <w:proofErr w:type="spellEnd"/>
      <w:r>
        <w:rPr>
          <w:rFonts w:ascii="맑은 고딕" w:eastAsia="맑은 고딕" w:hAnsi="맑은 고딕" w:cs="맑은 고딕" w:hint="eastAsia"/>
          <w:lang w:eastAsia="ko-KR"/>
        </w:rPr>
        <w:t xml:space="preserve"> 한 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8557AA">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8557AA">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에 제공할 수 있다.</w:t>
      </w:r>
      <w:r>
        <w:rPr>
          <w:rFonts w:ascii="맑은 고딕" w:eastAsia="맑은 고딕" w:hAnsi="맑은 고딕" w:cs="맑은 고딕"/>
          <w:lang w:eastAsia="ko-KR"/>
        </w:rPr>
        <w:t xml:space="preserve"> </w:t>
      </w:r>
    </w:p>
    <w:p w14:paraId="68D97FFB" w14:textId="5FCBFA85" w:rsidR="008557AA" w:rsidRDefault="008557AA" w:rsidP="0042616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은 제공된 그래프 정보의 특징을 추출하도록 설계된 인코더와,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추출된 특징으로부터 입력에서 </w:t>
      </w:r>
      <w:proofErr w:type="spellStart"/>
      <w:r>
        <w:rPr>
          <w:rFonts w:ascii="맑은 고딕" w:eastAsia="맑은 고딕" w:hAnsi="맑은 고딕" w:cs="맑은 고딕" w:hint="eastAsia"/>
          <w:lang w:eastAsia="ko-KR"/>
        </w:rPr>
        <w:t>마스킹된</w:t>
      </w:r>
      <w:proofErr w:type="spellEnd"/>
      <w:r>
        <w:rPr>
          <w:rFonts w:ascii="맑은 고딕" w:eastAsia="맑은 고딕" w:hAnsi="맑은 고딕" w:cs="맑은 고딕" w:hint="eastAsia"/>
          <w:lang w:eastAsia="ko-KR"/>
        </w:rPr>
        <w:t xml:space="preserve">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lastRenderedPageBreak/>
        <w:t xml:space="preserve">에지 가중치를 추론하도록 </w:t>
      </w:r>
      <w:proofErr w:type="spellStart"/>
      <w:r>
        <w:rPr>
          <w:rFonts w:ascii="맑은 고딕" w:eastAsia="맑은 고딕" w:hAnsi="맑은 고딕" w:cs="맑은 고딕" w:hint="eastAsia"/>
          <w:lang w:eastAsia="ko-KR"/>
        </w:rPr>
        <w:t>디코더를</w:t>
      </w:r>
      <w:proofErr w:type="spellEnd"/>
      <w:r>
        <w:rPr>
          <w:rFonts w:ascii="맑은 고딕" w:eastAsia="맑은 고딕" w:hAnsi="맑은 고딕" w:cs="맑은 고딕" w:hint="eastAsia"/>
          <w:lang w:eastAsia="ko-KR"/>
        </w:rPr>
        <w:t xml:space="preserve"> 포함할 수 있다.</w:t>
      </w:r>
    </w:p>
    <w:p w14:paraId="3E8C741B" w14:textId="0C9BB6A2" w:rsidR="008557AA" w:rsidRDefault="008557AA" w:rsidP="0042616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 xml:space="preserve">는 </w:t>
      </w:r>
      <w:proofErr w:type="spellStart"/>
      <w:r>
        <w:rPr>
          <w:rFonts w:ascii="맑은 고딕" w:eastAsia="맑은 고딕" w:hAnsi="맑은 고딕" w:cs="맑은 고딕" w:hint="eastAsia"/>
          <w:lang w:eastAsia="ko-KR"/>
        </w:rPr>
        <w:t>전처리된</w:t>
      </w:r>
      <w:proofErr w:type="spellEnd"/>
      <w:r>
        <w:rPr>
          <w:rFonts w:ascii="맑은 고딕" w:eastAsia="맑은 고딕" w:hAnsi="맑은 고딕" w:cs="맑은 고딕" w:hint="eastAsia"/>
          <w:lang w:eastAsia="ko-KR"/>
        </w:rPr>
        <w:t xml:space="preserve"> 그래프 정보를 입력 데이터로서 제공받아,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가중치를 출력 데이터로서 생성할 수 있다.</w:t>
      </w:r>
    </w:p>
    <w:p w14:paraId="399A0F85" w14:textId="67A9FDAF" w:rsidR="00E34F53" w:rsidRDefault="008557AA" w:rsidP="0042616C">
      <w:pPr>
        <w:widowControl w:val="0"/>
        <w:spacing w:line="360" w:lineRule="auto"/>
        <w:ind w:firstLine="800"/>
        <w:jc w:val="both"/>
        <w:rPr>
          <w:ins w:id="58" w:author="USER" w:date="2025-01-02T22:07:00Z"/>
          <w:rFonts w:ascii="맑은 고딕" w:eastAsia="맑은 고딕" w:hAnsi="맑은 고딕" w:cs="맑은 고딕"/>
          <w:lang w:eastAsia="ko-KR"/>
        </w:rPr>
      </w:pPr>
      <w:commentRangeStart w:id="59"/>
      <w:commentRangeStart w:id="60"/>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의 학습 과정에서,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에 포함된 복수의 가중치들은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손실 함수(</w:t>
      </w:r>
      <w:r>
        <w:rPr>
          <w:rFonts w:ascii="맑은 고딕" w:eastAsia="맑은 고딕" w:hAnsi="맑은 고딕" w:cs="맑은 고딕"/>
          <w:lang w:eastAsia="ko-KR"/>
        </w:rPr>
        <w:t>950)</w:t>
      </w:r>
      <w:r>
        <w:rPr>
          <w:rFonts w:ascii="맑은 고딕" w:eastAsia="맑은 고딕" w:hAnsi="맑은 고딕" w:cs="맑은 고딕" w:hint="eastAsia"/>
          <w:lang w:eastAsia="ko-KR"/>
        </w:rPr>
        <w:t>를 이용하여</w:t>
      </w:r>
      <w:ins w:id="61" w:author="USER" w:date="2025-01-02T21:58:00Z">
        <w:r w:rsidR="00FC390F">
          <w:rPr>
            <w:rFonts w:ascii="맑은 고딕" w:eastAsia="맑은 고딕" w:hAnsi="맑은 고딕" w:cs="맑은 고딕" w:hint="eastAsia"/>
            <w:lang w:eastAsia="ko-KR"/>
          </w:rPr>
          <w:t xml:space="preserve"> 학습된다.</w:t>
        </w:r>
      </w:ins>
      <w:del w:id="62" w:author="USER" w:date="2025-01-02T21:58:00Z">
        <w:r w:rsidDel="00FC390F">
          <w:rPr>
            <w:rFonts w:ascii="맑은 고딕" w:eastAsia="맑은 고딕" w:hAnsi="맑은 고딕" w:cs="맑은 고딕" w:hint="eastAsia"/>
            <w:lang w:eastAsia="ko-KR"/>
          </w:rPr>
          <w:delText>,</w:delText>
        </w:r>
      </w:del>
      <w:r>
        <w:rPr>
          <w:rFonts w:ascii="맑은 고딕" w:eastAsia="맑은 고딕" w:hAnsi="맑은 고딕" w:cs="맑은 고딕"/>
          <w:lang w:eastAsia="ko-KR"/>
        </w:rPr>
        <w:t xml:space="preserve"> </w:t>
      </w:r>
      <w:ins w:id="63" w:author="USER" w:date="2025-01-02T21:58:00Z">
        <w:r w:rsidR="00FC390F">
          <w:rPr>
            <w:rFonts w:ascii="맑은 고딕" w:eastAsia="맑은 고딕" w:hAnsi="맑은 고딕" w:cs="맑은 고딕" w:hint="eastAsia"/>
            <w:lang w:eastAsia="ko-KR"/>
          </w:rPr>
          <w:t>구체적으로,</w:t>
        </w:r>
        <w:r w:rsidR="00FC390F">
          <w:rPr>
            <w:rFonts w:ascii="맑은 고딕" w:eastAsia="맑은 고딕" w:hAnsi="맑은 고딕" w:cs="맑은 고딕"/>
            <w:lang w:eastAsia="ko-KR"/>
          </w:rPr>
          <w:t xml:space="preserve"> </w:t>
        </w:r>
        <w:r w:rsidR="00FC390F">
          <w:rPr>
            <w:rFonts w:ascii="맑은 고딕" w:eastAsia="맑은 고딕" w:hAnsi="맑은 고딕" w:cs="맑은 고딕" w:hint="eastAsia"/>
            <w:lang w:eastAsia="ko-KR"/>
          </w:rPr>
          <w:t>제1</w:t>
        </w:r>
        <w:r w:rsidR="00FC390F">
          <w:rPr>
            <w:rFonts w:ascii="맑은 고딕" w:eastAsia="맑은 고딕" w:hAnsi="맑은 고딕" w:cs="맑은 고딕"/>
            <w:lang w:eastAsia="ko-KR"/>
          </w:rPr>
          <w:t xml:space="preserve"> </w:t>
        </w:r>
        <w:r w:rsidR="00FC390F">
          <w:rPr>
            <w:rFonts w:ascii="맑은 고딕" w:eastAsia="맑은 고딕" w:hAnsi="맑은 고딕" w:cs="맑은 고딕" w:hint="eastAsia"/>
            <w:lang w:eastAsia="ko-KR"/>
          </w:rPr>
          <w:t>인공 지능 모델(</w:t>
        </w:r>
        <w:r w:rsidR="00FC390F">
          <w:rPr>
            <w:rFonts w:ascii="맑은 고딕" w:eastAsia="맑은 고딕" w:hAnsi="맑은 고딕" w:cs="맑은 고딕"/>
            <w:lang w:eastAsia="ko-KR"/>
          </w:rPr>
          <w:t>124)</w:t>
        </w:r>
        <w:r w:rsidR="00FC390F">
          <w:rPr>
            <w:rFonts w:ascii="맑은 고딕" w:eastAsia="맑은 고딕" w:hAnsi="맑은 고딕" w:cs="맑은 고딕" w:hint="eastAsia"/>
            <w:lang w:eastAsia="ko-KR"/>
          </w:rPr>
          <w:t xml:space="preserve">에 포함된 </w:t>
        </w:r>
      </w:ins>
      <w:ins w:id="64" w:author="USER" w:date="2025-01-02T21:59:00Z">
        <w:r w:rsidR="00FC390F">
          <w:rPr>
            <w:rFonts w:ascii="맑은 고딕" w:eastAsia="맑은 고딕" w:hAnsi="맑은 고딕" w:cs="맑은 고딕" w:hint="eastAsia"/>
            <w:lang w:eastAsia="ko-KR"/>
          </w:rPr>
          <w:t xml:space="preserve">복수의 가중치들은 </w:t>
        </w:r>
      </w:ins>
      <w:del w:id="65" w:author="USER" w:date="2025-01-02T22:06:00Z">
        <w:r w:rsidDel="00FC390F">
          <w:rPr>
            <w:rFonts w:ascii="맑은 고딕" w:eastAsia="맑은 고딕" w:hAnsi="맑은 고딕" w:cs="맑은 고딕" w:hint="eastAsia"/>
            <w:lang w:eastAsia="ko-KR"/>
          </w:rPr>
          <w:delText>제1</w:delText>
        </w:r>
        <w:r w:rsidDel="00FC390F">
          <w:rPr>
            <w:rFonts w:ascii="맑은 고딕" w:eastAsia="맑은 고딕" w:hAnsi="맑은 고딕" w:cs="맑은 고딕"/>
            <w:lang w:eastAsia="ko-KR"/>
          </w:rPr>
          <w:delText xml:space="preserve"> </w:delText>
        </w:r>
        <w:r w:rsidDel="00FC390F">
          <w:rPr>
            <w:rFonts w:ascii="맑은 고딕" w:eastAsia="맑은 고딕" w:hAnsi="맑은 고딕" w:cs="맑은 고딕" w:hint="eastAsia"/>
            <w:lang w:eastAsia="ko-KR"/>
          </w:rPr>
          <w:delText>정답 값(</w:delText>
        </w:r>
        <w:r w:rsidDel="00FC390F">
          <w:rPr>
            <w:rFonts w:ascii="맑은 고딕" w:eastAsia="맑은 고딕" w:hAnsi="맑은 고딕" w:cs="맑은 고딕"/>
            <w:lang w:eastAsia="ko-KR"/>
          </w:rPr>
          <w:delText>ground-truth, 951)</w:delText>
        </w:r>
        <w:r w:rsidDel="00FC390F">
          <w:rPr>
            <w:rFonts w:ascii="맑은 고딕" w:eastAsia="맑은 고딕" w:hAnsi="맑은 고딕" w:cs="맑은 고딕" w:hint="eastAsia"/>
            <w:lang w:eastAsia="ko-KR"/>
          </w:rPr>
          <w:delText>으로 제공되는 그래프 정보(</w:delText>
        </w:r>
        <w:r w:rsidDel="00FC390F">
          <w:rPr>
            <w:rFonts w:ascii="맑은 고딕" w:eastAsia="맑은 고딕" w:hAnsi="맑은 고딕" w:cs="맑은 고딕"/>
            <w:lang w:eastAsia="ko-KR"/>
          </w:rPr>
          <w:delText>920)</w:delText>
        </w:r>
        <w:r w:rsidDel="00FC390F">
          <w:rPr>
            <w:rFonts w:ascii="맑은 고딕" w:eastAsia="맑은 고딕" w:hAnsi="맑은 고딕" w:cs="맑은 고딕" w:hint="eastAsia"/>
            <w:lang w:eastAsia="ko-KR"/>
          </w:rPr>
          <w:delText>에서의 제1</w:delText>
        </w:r>
        <w:r w:rsidDel="00FC390F">
          <w:rPr>
            <w:rFonts w:ascii="맑은 고딕" w:eastAsia="맑은 고딕" w:hAnsi="맑은 고딕" w:cs="맑은 고딕"/>
            <w:lang w:eastAsia="ko-KR"/>
          </w:rPr>
          <w:delText xml:space="preserve"> </w:delText>
        </w:r>
        <w:r w:rsidDel="00FC390F">
          <w:rPr>
            <w:rFonts w:ascii="맑은 고딕" w:eastAsia="맑은 고딕" w:hAnsi="맑은 고딕" w:cs="맑은 고딕" w:hint="eastAsia"/>
            <w:lang w:eastAsia="ko-KR"/>
          </w:rPr>
          <w:delText>에지 가중치와,</w:delText>
        </w:r>
        <w:r w:rsidDel="00FC390F">
          <w:rPr>
            <w:rFonts w:ascii="맑은 고딕" w:eastAsia="맑은 고딕" w:hAnsi="맑은 고딕" w:cs="맑은 고딕"/>
            <w:lang w:eastAsia="ko-KR"/>
          </w:rPr>
          <w:delText xml:space="preserve"> </w:delText>
        </w:r>
        <w:r w:rsidDel="00FC390F">
          <w:rPr>
            <w:rFonts w:ascii="맑은 고딕" w:eastAsia="맑은 고딕" w:hAnsi="맑은 고딕" w:cs="맑은 고딕" w:hint="eastAsia"/>
            <w:lang w:eastAsia="ko-KR"/>
          </w:rPr>
          <w:delText>출력 데이터의 차이에 기초하여 결정되는</w:delText>
        </w:r>
        <w:r w:rsidDel="00FC390F">
          <w:rPr>
            <w:rFonts w:ascii="맑은 고딕" w:eastAsia="맑은 고딕" w:hAnsi="맑은 고딕" w:cs="맑은 고딕"/>
            <w:lang w:eastAsia="ko-KR"/>
          </w:rPr>
          <w:delText xml:space="preserve"> </w:delText>
        </w:r>
        <w:r w:rsidDel="00FC390F">
          <w:rPr>
            <w:rFonts w:ascii="맑은 고딕" w:eastAsia="맑은 고딕" w:hAnsi="맑은 고딕" w:cs="맑은 고딕" w:hint="eastAsia"/>
            <w:lang w:eastAsia="ko-KR"/>
          </w:rPr>
          <w:delText>로스(</w:delText>
        </w:r>
        <w:r w:rsidDel="00FC390F">
          <w:rPr>
            <w:rFonts w:ascii="맑은 고딕" w:eastAsia="맑은 고딕" w:hAnsi="맑은 고딕" w:cs="맑은 고딕"/>
            <w:lang w:eastAsia="ko-KR"/>
          </w:rPr>
          <w:delText>loss)</w:delText>
        </w:r>
      </w:del>
      <w:ins w:id="66" w:author="USER" w:date="2025-01-02T22:08:00Z">
        <w:r w:rsidR="00E34F53">
          <w:rPr>
            <w:rFonts w:ascii="맑은 고딕" w:eastAsia="맑은 고딕" w:hAnsi="맑은 고딕" w:cs="맑은 고딕" w:hint="eastAsia"/>
            <w:lang w:eastAsia="ko-KR"/>
          </w:rPr>
          <w:t>제1</w:t>
        </w:r>
        <w:r w:rsidR="00E34F53">
          <w:rPr>
            <w:rFonts w:ascii="맑은 고딕" w:eastAsia="맑은 고딕" w:hAnsi="맑은 고딕" w:cs="맑은 고딕"/>
            <w:lang w:eastAsia="ko-KR"/>
          </w:rPr>
          <w:t xml:space="preserve"> </w:t>
        </w:r>
        <w:r w:rsidR="00E34F53">
          <w:rPr>
            <w:rFonts w:ascii="맑은 고딕" w:eastAsia="맑은 고딕" w:hAnsi="맑은 고딕" w:cs="맑은 고딕" w:hint="eastAsia"/>
            <w:lang w:eastAsia="ko-KR"/>
          </w:rPr>
          <w:t>정답 값(</w:t>
        </w:r>
        <w:r w:rsidR="00E34F53">
          <w:rPr>
            <w:rFonts w:ascii="맑은 고딕" w:eastAsia="맑은 고딕" w:hAnsi="맑은 고딕" w:cs="맑은 고딕"/>
            <w:lang w:eastAsia="ko-KR"/>
          </w:rPr>
          <w:t>951)</w:t>
        </w:r>
        <w:r w:rsidR="00E34F53">
          <w:rPr>
            <w:rFonts w:ascii="맑은 고딕" w:eastAsia="맑은 고딕" w:hAnsi="맑은 고딕" w:cs="맑은 고딕" w:hint="eastAsia"/>
            <w:lang w:eastAsia="ko-KR"/>
          </w:rPr>
          <w:t>과 제1</w:t>
        </w:r>
        <w:r w:rsidR="00E34F53">
          <w:rPr>
            <w:rFonts w:ascii="맑은 고딕" w:eastAsia="맑은 고딕" w:hAnsi="맑은 고딕" w:cs="맑은 고딕"/>
            <w:lang w:eastAsia="ko-KR"/>
          </w:rPr>
          <w:t xml:space="preserve"> </w:t>
        </w:r>
        <w:r w:rsidR="00E34F53">
          <w:rPr>
            <w:rFonts w:ascii="맑은 고딕" w:eastAsia="맑은 고딕" w:hAnsi="맑은 고딕" w:cs="맑은 고딕" w:hint="eastAsia"/>
            <w:lang w:eastAsia="ko-KR"/>
          </w:rPr>
          <w:t>인공 지능 모델(</w:t>
        </w:r>
        <w:r w:rsidR="00E34F53">
          <w:rPr>
            <w:rFonts w:ascii="맑은 고딕" w:eastAsia="맑은 고딕" w:hAnsi="맑은 고딕" w:cs="맑은 고딕"/>
            <w:lang w:eastAsia="ko-KR"/>
          </w:rPr>
          <w:t>124)</w:t>
        </w:r>
        <w:r w:rsidR="00E34F53">
          <w:rPr>
            <w:rFonts w:ascii="맑은 고딕" w:eastAsia="맑은 고딕" w:hAnsi="맑은 고딕" w:cs="맑은 고딕" w:hint="eastAsia"/>
            <w:lang w:eastAsia="ko-KR"/>
          </w:rPr>
          <w:t xml:space="preserve">을 통하여 예측된 값에 기초하여 결정되는 </w:t>
        </w:r>
      </w:ins>
      <w:ins w:id="67" w:author="USER" w:date="2025-01-02T22:00:00Z">
        <w:r w:rsidR="00FC390F">
          <w:rPr>
            <w:rFonts w:ascii="맑은 고딕" w:eastAsia="맑은 고딕" w:hAnsi="맑은 고딕" w:cs="맑은 고딕" w:hint="eastAsia"/>
            <w:lang w:eastAsia="ko-KR"/>
          </w:rPr>
          <w:t>제1</w:t>
        </w:r>
        <w:r w:rsidR="00FC390F">
          <w:rPr>
            <w:rFonts w:ascii="맑은 고딕" w:eastAsia="맑은 고딕" w:hAnsi="맑은 고딕" w:cs="맑은 고딕"/>
            <w:lang w:eastAsia="ko-KR"/>
          </w:rPr>
          <w:t xml:space="preserve"> </w:t>
        </w:r>
        <w:r w:rsidR="00FC390F">
          <w:rPr>
            <w:rFonts w:ascii="맑은 고딕" w:eastAsia="맑은 고딕" w:hAnsi="맑은 고딕" w:cs="맑은 고딕" w:hint="eastAsia"/>
            <w:lang w:eastAsia="ko-KR"/>
          </w:rPr>
          <w:t>손실 함수(</w:t>
        </w:r>
        <w:r w:rsidR="00FC390F">
          <w:rPr>
            <w:rFonts w:ascii="맑은 고딕" w:eastAsia="맑은 고딕" w:hAnsi="맑은 고딕" w:cs="맑은 고딕"/>
            <w:lang w:eastAsia="ko-KR"/>
          </w:rPr>
          <w:t>950)</w:t>
        </w:r>
        <w:r w:rsidR="00FC390F">
          <w:rPr>
            <w:rFonts w:ascii="맑은 고딕" w:eastAsia="맑은 고딕" w:hAnsi="맑은 고딕" w:cs="맑은 고딕" w:hint="eastAsia"/>
            <w:lang w:eastAsia="ko-KR"/>
          </w:rPr>
          <w:t xml:space="preserve">를 이용하여 </w:t>
        </w:r>
      </w:ins>
      <w:del w:id="68" w:author="USER" w:date="2025-01-02T22:05:00Z">
        <w:r w:rsidDel="00FC390F">
          <w:rPr>
            <w:rFonts w:ascii="맑은 고딕" w:eastAsia="맑은 고딕" w:hAnsi="맑은 고딕" w:cs="맑은 고딕"/>
            <w:lang w:eastAsia="ko-KR"/>
          </w:rPr>
          <w:delText xml:space="preserve"> </w:delText>
        </w:r>
        <w:r w:rsidDel="00FC390F">
          <w:rPr>
            <w:rFonts w:ascii="맑은 고딕" w:eastAsia="맑은 고딕" w:hAnsi="맑은 고딕" w:cs="맑은 고딕" w:hint="eastAsia"/>
            <w:lang w:eastAsia="ko-KR"/>
          </w:rPr>
          <w:delText xml:space="preserve">값이 감소 또는 최소화되도록 </w:delText>
        </w:r>
      </w:del>
      <w:ins w:id="69" w:author="USER" w:date="2025-01-02T22:06:00Z">
        <w:r w:rsidR="00FC390F">
          <w:rPr>
            <w:rFonts w:ascii="맑은 고딕" w:eastAsia="맑은 고딕" w:hAnsi="맑은 고딕" w:cs="맑은 고딕" w:hint="eastAsia"/>
            <w:lang w:eastAsia="ko-KR"/>
          </w:rPr>
          <w:t>학습</w:t>
        </w:r>
      </w:ins>
      <w:del w:id="70" w:author="USER" w:date="2025-01-02T22:06:00Z">
        <w:r w:rsidDel="00FC390F">
          <w:rPr>
            <w:rFonts w:ascii="맑은 고딕" w:eastAsia="맑은 고딕" w:hAnsi="맑은 고딕" w:cs="맑은 고딕" w:hint="eastAsia"/>
            <w:lang w:eastAsia="ko-KR"/>
          </w:rPr>
          <w:delText>갱신</w:delText>
        </w:r>
      </w:del>
      <w:r>
        <w:rPr>
          <w:rFonts w:ascii="맑은 고딕" w:eastAsia="맑은 고딕" w:hAnsi="맑은 고딕" w:cs="맑은 고딕" w:hint="eastAsia"/>
          <w:lang w:eastAsia="ko-KR"/>
        </w:rPr>
        <w:t>될 수 있다.</w:t>
      </w:r>
      <w:r>
        <w:rPr>
          <w:rFonts w:ascii="맑은 고딕" w:eastAsia="맑은 고딕" w:hAnsi="맑은 고딕" w:cs="맑은 고딕"/>
          <w:lang w:eastAsia="ko-KR"/>
        </w:rPr>
        <w:t xml:space="preserve"> </w:t>
      </w:r>
    </w:p>
    <w:p w14:paraId="3990093F" w14:textId="77B6C46A" w:rsidR="00FC390F" w:rsidRDefault="00FC390F" w:rsidP="0042616C">
      <w:pPr>
        <w:widowControl w:val="0"/>
        <w:spacing w:line="360" w:lineRule="auto"/>
        <w:ind w:firstLine="800"/>
        <w:jc w:val="both"/>
        <w:rPr>
          <w:ins w:id="71" w:author="USER" w:date="2025-01-02T22:04:00Z"/>
          <w:rFonts w:ascii="맑은 고딕" w:eastAsia="맑은 고딕" w:hAnsi="맑은 고딕" w:cs="맑은 고딕"/>
          <w:lang w:eastAsia="ko-KR"/>
        </w:rPr>
      </w:pPr>
      <w:ins w:id="72" w:author="USER" w:date="2025-01-02T22:00:00Z">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정답 값(</w:t>
        </w:r>
        <w:r>
          <w:rPr>
            <w:rFonts w:ascii="맑은 고딕" w:eastAsia="맑은 고딕" w:hAnsi="맑은 고딕" w:cs="맑은 고딕"/>
            <w:lang w:eastAsia="ko-KR"/>
          </w:rPr>
          <w:t>951)</w:t>
        </w:r>
        <w:r>
          <w:rPr>
            <w:rFonts w:ascii="맑은 고딕" w:eastAsia="맑은 고딕" w:hAnsi="맑은 고딕" w:cs="맑은 고딕" w:hint="eastAsia"/>
            <w:lang w:eastAsia="ko-KR"/>
          </w:rPr>
          <w:t xml:space="preserve">은 </w:t>
        </w:r>
        <w:r>
          <w:rPr>
            <w:rFonts w:ascii="맑은 고딕" w:eastAsia="맑은 고딕" w:hAnsi="맑은 고딕" w:cs="맑은 고딕"/>
            <w:lang w:eastAsia="ko-KR"/>
          </w:rPr>
          <w:t>“</w:t>
        </w:r>
        <w:r>
          <w:rPr>
            <w:rFonts w:ascii="맑은 고딕" w:eastAsia="맑은 고딕" w:hAnsi="맑은 고딕" w:cs="맑은 고딕" w:hint="eastAsia"/>
            <w:lang w:eastAsia="ko-KR"/>
          </w:rPr>
          <w:t>국민건강영양조사</w:t>
        </w:r>
        <w:r>
          <w:rPr>
            <w:rFonts w:ascii="맑은 고딕" w:eastAsia="맑은 고딕" w:hAnsi="맑은 고딕" w:cs="맑은 고딕"/>
            <w:lang w:eastAsia="ko-KR"/>
          </w:rPr>
          <w:t>”</w:t>
        </w:r>
      </w:ins>
      <w:ins w:id="73" w:author="USER" w:date="2025-01-02T22:01:00Z">
        <w:r>
          <w:rPr>
            <w:rFonts w:ascii="맑은 고딕" w:eastAsia="맑은 고딕" w:hAnsi="맑은 고딕" w:cs="맑은 고딕" w:hint="eastAsia"/>
            <w:lang w:eastAsia="ko-KR"/>
          </w:rPr>
          <w:t>의 데이터베이스로부터 추출된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사용자가 특정 음식을 섭취한 </w:t>
        </w:r>
      </w:ins>
      <w:ins w:id="74" w:author="USER" w:date="2025-01-02T22:02:00Z">
        <w:r>
          <w:rPr>
            <w:rFonts w:ascii="맑은 고딕" w:eastAsia="맑은 고딕" w:hAnsi="맑은 고딕" w:cs="맑은 고딕" w:hint="eastAsia"/>
            <w:lang w:eastAsia="ko-KR"/>
          </w:rPr>
          <w:t>중량</w:t>
        </w:r>
      </w:ins>
      <w:ins w:id="75" w:author="USER" w:date="2025-01-02T22:01:00Z">
        <w:r>
          <w:rPr>
            <w:rFonts w:ascii="맑은 고딕" w:eastAsia="맑은 고딕" w:hAnsi="맑은 고딕" w:cs="맑은 고딕" w:hint="eastAsia"/>
            <w:lang w:eastAsia="ko-KR"/>
          </w:rPr>
          <w:t xml:space="preserve">이 </w:t>
        </w:r>
      </w:ins>
      <w:ins w:id="76" w:author="USER" w:date="2025-01-02T22:02:00Z">
        <w:r>
          <w:rPr>
            <w:rFonts w:ascii="맑은 고딕" w:eastAsia="맑은 고딕" w:hAnsi="맑은 고딕" w:cs="맑은 고딕" w:hint="eastAsia"/>
            <w:lang w:eastAsia="ko-KR"/>
          </w:rPr>
          <w:t xml:space="preserve">사용자에게 제공된 특정 음식의 중량의 </w:t>
        </w:r>
        <w:r>
          <w:rPr>
            <w:rFonts w:ascii="맑은 고딕" w:eastAsia="맑은 고딕" w:hAnsi="맑은 고딕" w:cs="맑은 고딕"/>
            <w:lang w:eastAsia="ko-KR"/>
          </w:rPr>
          <w:t>50%</w:t>
        </w:r>
        <w:r>
          <w:rPr>
            <w:rFonts w:ascii="맑은 고딕" w:eastAsia="맑은 고딕" w:hAnsi="맑은 고딕" w:cs="맑은 고딕" w:hint="eastAsia"/>
            <w:lang w:eastAsia="ko-KR"/>
          </w:rPr>
          <w:t xml:space="preserve">이상인 경우에 </w:t>
        </w:r>
        <w:r>
          <w:rPr>
            <w:rFonts w:ascii="맑은 고딕" w:eastAsia="맑은 고딕" w:hAnsi="맑은 고딕" w:cs="맑은 고딕"/>
            <w:lang w:eastAsia="ko-KR"/>
          </w:rPr>
          <w:t>“1”</w:t>
        </w:r>
        <w:r>
          <w:rPr>
            <w:rFonts w:ascii="맑은 고딕" w:eastAsia="맑은 고딕" w:hAnsi="맑은 고딕" w:cs="맑은 고딕" w:hint="eastAsia"/>
            <w:lang w:eastAsia="ko-KR"/>
          </w:rPr>
          <w:t>로 설정되고,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사용자가 특정 음식을 섭취한 중량이 사용자에게 제공된 특정 음식의 중량의 </w:t>
        </w:r>
        <w:r>
          <w:rPr>
            <w:rFonts w:ascii="맑은 고딕" w:eastAsia="맑은 고딕" w:hAnsi="맑은 고딕" w:cs="맑은 고딕"/>
            <w:lang w:eastAsia="ko-KR"/>
          </w:rPr>
          <w:t>50%</w:t>
        </w:r>
        <w:r>
          <w:rPr>
            <w:rFonts w:ascii="맑은 고딕" w:eastAsia="맑은 고딕" w:hAnsi="맑은 고딕" w:cs="맑은 고딕" w:hint="eastAsia"/>
            <w:lang w:eastAsia="ko-KR"/>
          </w:rPr>
          <w:t xml:space="preserve">보다 작은 경우에 </w:t>
        </w:r>
        <w:r>
          <w:rPr>
            <w:rFonts w:ascii="맑은 고딕" w:eastAsia="맑은 고딕" w:hAnsi="맑은 고딕" w:cs="맑은 고딕"/>
            <w:lang w:eastAsia="ko-KR"/>
          </w:rPr>
          <w:t>“0”</w:t>
        </w:r>
        <w:r>
          <w:rPr>
            <w:rFonts w:ascii="맑은 고딕" w:eastAsia="맑은 고딕" w:hAnsi="맑은 고딕" w:cs="맑은 고딕" w:hint="eastAsia"/>
            <w:lang w:eastAsia="ko-KR"/>
          </w:rPr>
          <w:t>으로 설정된 제1</w:t>
        </w:r>
        <w:r>
          <w:rPr>
            <w:rFonts w:ascii="맑은 고딕" w:eastAsia="맑은 고딕" w:hAnsi="맑은 고딕" w:cs="맑은 고딕"/>
            <w:lang w:eastAsia="ko-KR"/>
          </w:rPr>
          <w:t xml:space="preserve"> </w:t>
        </w:r>
      </w:ins>
      <w:ins w:id="77" w:author="USER" w:date="2025-01-02T22:03:00Z">
        <w:r>
          <w:rPr>
            <w:rFonts w:ascii="맑은 고딕" w:eastAsia="맑은 고딕" w:hAnsi="맑은 고딕" w:cs="맑은 고딕" w:hint="eastAsia"/>
            <w:lang w:eastAsia="ko-KR"/>
          </w:rPr>
          <w:t>에지 가중치일 수 있다.</w:t>
        </w:r>
        <w:r>
          <w:rPr>
            <w:rFonts w:ascii="맑은 고딕" w:eastAsia="맑은 고딕" w:hAnsi="맑은 고딕" w:cs="맑은 고딕"/>
            <w:lang w:eastAsia="ko-KR"/>
          </w:rPr>
          <w:t xml:space="preserve"> </w:t>
        </w:r>
      </w:ins>
    </w:p>
    <w:p w14:paraId="5EEF2EAE" w14:textId="5FCC51D1" w:rsidR="00FC390F" w:rsidRDefault="00FC390F" w:rsidP="0042616C">
      <w:pPr>
        <w:widowControl w:val="0"/>
        <w:spacing w:line="360" w:lineRule="auto"/>
        <w:ind w:firstLine="800"/>
        <w:jc w:val="both"/>
        <w:rPr>
          <w:ins w:id="78" w:author="USER" w:date="2025-01-02T22:05:00Z"/>
          <w:rFonts w:ascii="맑은 고딕" w:eastAsia="맑은 고딕" w:hAnsi="맑은 고딕" w:cs="맑은 고딕"/>
          <w:lang w:eastAsia="ko-KR"/>
        </w:rPr>
      </w:pPr>
      <w:ins w:id="79" w:author="USER" w:date="2025-01-02T22:04:00Z">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의 학습을 위하여.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에 제공되는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에 포함된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가중치는 </w:t>
        </w:r>
        <w:proofErr w:type="spellStart"/>
        <w:r>
          <w:rPr>
            <w:rFonts w:ascii="맑은 고딕" w:eastAsia="맑은 고딕" w:hAnsi="맑은 고딕" w:cs="맑은 고딕" w:hint="eastAsia"/>
            <w:lang w:eastAsia="ko-KR"/>
          </w:rPr>
          <w:t>마스킹되도록</w:t>
        </w:r>
        <w:proofErr w:type="spellEnd"/>
        <w:r>
          <w:rPr>
            <w:rFonts w:ascii="맑은 고딕" w:eastAsia="맑은 고딕" w:hAnsi="맑은 고딕" w:cs="맑은 고딕" w:hint="eastAsia"/>
            <w:lang w:eastAsia="ko-KR"/>
          </w:rPr>
          <w:t xml:space="preserve"> </w:t>
        </w:r>
        <w:proofErr w:type="spellStart"/>
        <w:r>
          <w:rPr>
            <w:rFonts w:ascii="맑은 고딕" w:eastAsia="맑은 고딕" w:hAnsi="맑은 고딕" w:cs="맑은 고딕" w:hint="eastAsia"/>
            <w:lang w:eastAsia="ko-KR"/>
          </w:rPr>
          <w:t>전처리되어</w:t>
        </w:r>
        <w:proofErr w:type="spellEnd"/>
        <w:r>
          <w:rPr>
            <w:rFonts w:ascii="맑은 고딕" w:eastAsia="맑은 고딕" w:hAnsi="맑은 고딕" w:cs="맑은 고딕" w:hint="eastAsia"/>
            <w:lang w:eastAsia="ko-KR"/>
          </w:rPr>
          <w:t xml:space="preserve">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에 제공되고,</w:t>
        </w:r>
        <w:r>
          <w:rPr>
            <w:rFonts w:ascii="맑은 고딕" w:eastAsia="맑은 고딕" w:hAnsi="맑은 고딕" w:cs="맑은 고딕"/>
            <w:lang w:eastAsia="ko-KR"/>
          </w:rPr>
          <w:t xml:space="preserve"> </w:t>
        </w:r>
        <w:proofErr w:type="spellStart"/>
        <w:r>
          <w:rPr>
            <w:rFonts w:ascii="맑은 고딕" w:eastAsia="맑은 고딕" w:hAnsi="맑은 고딕" w:cs="맑은 고딕" w:hint="eastAsia"/>
            <w:lang w:eastAsia="ko-KR"/>
          </w:rPr>
          <w:t>마스킹된</w:t>
        </w:r>
        <w:proofErr w:type="spellEnd"/>
        <w:r>
          <w:rPr>
            <w:rFonts w:ascii="맑은 고딕" w:eastAsia="맑은 고딕" w:hAnsi="맑은 고딕" w:cs="맑은 고딕" w:hint="eastAsia"/>
            <w:lang w:eastAsia="ko-KR"/>
          </w:rPr>
          <w:t xml:space="preserve"> 제1</w:t>
        </w:r>
        <w:r>
          <w:rPr>
            <w:rFonts w:ascii="맑은 고딕" w:eastAsia="맑은 고딕" w:hAnsi="맑은 고딕" w:cs="맑은 고딕"/>
            <w:lang w:eastAsia="ko-KR"/>
          </w:rPr>
          <w:t xml:space="preserve"> </w:t>
        </w:r>
      </w:ins>
      <w:ins w:id="80" w:author="USER" w:date="2025-01-02T22:05:00Z">
        <w:r>
          <w:rPr>
            <w:rFonts w:ascii="맑은 고딕" w:eastAsia="맑은 고딕" w:hAnsi="맑은 고딕" w:cs="맑은 고딕" w:hint="eastAsia"/>
            <w:lang w:eastAsia="ko-KR"/>
          </w:rPr>
          <w:t>에지 가중치는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정답 값(</w:t>
        </w:r>
        <w:r>
          <w:rPr>
            <w:rFonts w:ascii="맑은 고딕" w:eastAsia="맑은 고딕" w:hAnsi="맑은 고딕" w:cs="맑은 고딕"/>
            <w:lang w:eastAsia="ko-KR"/>
          </w:rPr>
          <w:t>951)</w:t>
        </w:r>
        <w:proofErr w:type="spellStart"/>
        <w:r>
          <w:rPr>
            <w:rFonts w:ascii="맑은 고딕" w:eastAsia="맑은 고딕" w:hAnsi="맑은 고딕" w:cs="맑은 고딕" w:hint="eastAsia"/>
            <w:lang w:eastAsia="ko-KR"/>
          </w:rPr>
          <w:t>으로</w:t>
        </w:r>
        <w:proofErr w:type="spellEnd"/>
        <w:r>
          <w:rPr>
            <w:rFonts w:ascii="맑은 고딕" w:eastAsia="맑은 고딕" w:hAnsi="맑은 고딕" w:cs="맑은 고딕" w:hint="eastAsia"/>
            <w:lang w:eastAsia="ko-KR"/>
          </w:rPr>
          <w:t xml:space="preserve"> 이용될 수 있다.</w:t>
        </w:r>
      </w:ins>
    </w:p>
    <w:p w14:paraId="3C6BAB7F" w14:textId="64812E54" w:rsidR="00FC390F" w:rsidRDefault="00FC390F" w:rsidP="0042616C">
      <w:pPr>
        <w:widowControl w:val="0"/>
        <w:spacing w:line="360" w:lineRule="auto"/>
        <w:ind w:firstLine="800"/>
        <w:jc w:val="both"/>
        <w:rPr>
          <w:ins w:id="81" w:author="USER" w:date="2025-01-02T22:00:00Z"/>
          <w:rFonts w:ascii="맑은 고딕" w:eastAsia="맑은 고딕" w:hAnsi="맑은 고딕" w:cs="맑은 고딕" w:hint="eastAsia"/>
          <w:lang w:eastAsia="ko-KR"/>
        </w:rPr>
      </w:pPr>
      <w:ins w:id="82" w:author="USER" w:date="2025-01-02T22:05:00Z">
        <w:r>
          <w:rPr>
            <w:rFonts w:ascii="맑은 고딕" w:eastAsia="맑은 고딕" w:hAnsi="맑은 고딕" w:cs="맑은 고딕" w:hint="eastAsia"/>
            <w:lang w:eastAsia="ko-KR"/>
          </w:rPr>
          <w:t xml:space="preserve">본 개시의 </w:t>
        </w:r>
      </w:ins>
      <w:ins w:id="83" w:author="USER" w:date="2025-01-02T22:06:00Z">
        <w:r>
          <w:rPr>
            <w:rFonts w:ascii="맑은 고딕" w:eastAsia="맑은 고딕" w:hAnsi="맑은 고딕" w:cs="맑은 고딕" w:hint="eastAsia"/>
            <w:lang w:eastAsia="ko-KR"/>
          </w:rPr>
          <w:t>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에 포함된 복수의 가중치들은</w:t>
        </w:r>
        <w:r w:rsidRPr="00FC390F">
          <w:rPr>
            <w:rFonts w:ascii="맑은 고딕" w:eastAsia="맑은 고딕" w:hAnsi="맑은 고딕" w:cs="맑은 고딕" w:hint="eastAsia"/>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정답 값(</w:t>
        </w:r>
        <w:r>
          <w:rPr>
            <w:rFonts w:ascii="맑은 고딕" w:eastAsia="맑은 고딕" w:hAnsi="맑은 고딕" w:cs="맑은 고딕"/>
            <w:lang w:eastAsia="ko-KR"/>
          </w:rPr>
          <w:t>ground-truth, 951)</w:t>
        </w:r>
        <w:r>
          <w:rPr>
            <w:rFonts w:ascii="맑은 고딕" w:eastAsia="맑은 고딕" w:hAnsi="맑은 고딕" w:cs="맑은 고딕" w:hint="eastAsia"/>
            <w:lang w:eastAsia="ko-KR"/>
          </w:rPr>
          <w:t>으로 제공되는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에서의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 xml:space="preserve">을 통하여 예측된 </w:t>
        </w:r>
      </w:ins>
      <w:ins w:id="84" w:author="USER" w:date="2025-01-02T22:07:00Z">
        <w:r>
          <w:rPr>
            <w:rFonts w:ascii="맑은 고딕" w:eastAsia="맑은 고딕" w:hAnsi="맑은 고딕" w:cs="맑은 고딕" w:hint="eastAsia"/>
            <w:lang w:eastAsia="ko-KR"/>
          </w:rPr>
          <w:t>값</w:t>
        </w:r>
      </w:ins>
      <w:ins w:id="85" w:author="USER" w:date="2025-01-02T22:06:00Z">
        <w:r>
          <w:rPr>
            <w:rFonts w:ascii="맑은 고딕" w:eastAsia="맑은 고딕" w:hAnsi="맑은 고딕" w:cs="맑은 고딕" w:hint="eastAsia"/>
            <w:lang w:eastAsia="ko-KR"/>
          </w:rPr>
          <w:t xml:space="preserve">의 차이에 기초하여 </w:t>
        </w:r>
        <w:r>
          <w:rPr>
            <w:rFonts w:ascii="맑은 고딕" w:eastAsia="맑은 고딕" w:hAnsi="맑은 고딕" w:cs="맑은 고딕" w:hint="eastAsia"/>
            <w:lang w:eastAsia="ko-KR"/>
          </w:rPr>
          <w:lastRenderedPageBreak/>
          <w:t>결정되는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로스(</w:t>
        </w:r>
        <w:r>
          <w:rPr>
            <w:rFonts w:ascii="맑은 고딕" w:eastAsia="맑은 고딕" w:hAnsi="맑은 고딕" w:cs="맑은 고딕"/>
            <w:lang w:eastAsia="ko-KR"/>
          </w:rPr>
          <w:t>loss)</w:t>
        </w:r>
      </w:ins>
      <w:ins w:id="86" w:author="USER" w:date="2025-01-02T22:07:00Z">
        <w:r>
          <w:rPr>
            <w:rFonts w:ascii="맑은 고딕" w:eastAsia="맑은 고딕" w:hAnsi="맑은 고딕" w:cs="맑은 고딕" w:hint="eastAsia"/>
            <w:lang w:eastAsia="ko-KR"/>
          </w:rPr>
          <w:t xml:space="preserve"> 값</w:t>
        </w:r>
      </w:ins>
      <w:ins w:id="87" w:author="USER" w:date="2025-01-02T22:06:00Z">
        <w:r>
          <w:rPr>
            <w:rFonts w:ascii="맑은 고딕" w:eastAsia="맑은 고딕" w:hAnsi="맑은 고딕" w:cs="맑은 고딕" w:hint="eastAsia"/>
            <w:lang w:eastAsia="ko-KR"/>
          </w:rPr>
          <w:t>이 감소 또는 최소화되도</w:t>
        </w:r>
      </w:ins>
      <w:ins w:id="88" w:author="USER" w:date="2025-01-02T22:07:00Z">
        <w:r>
          <w:rPr>
            <w:rFonts w:ascii="맑은 고딕" w:eastAsia="맑은 고딕" w:hAnsi="맑은 고딕" w:cs="맑은 고딕" w:hint="eastAsia"/>
            <w:lang w:eastAsia="ko-KR"/>
          </w:rPr>
          <w:t>록 갱신될 수 있다.</w:t>
        </w:r>
      </w:ins>
    </w:p>
    <w:p w14:paraId="00077018" w14:textId="5A383682" w:rsidR="008557AA" w:rsidRPr="0042616C" w:rsidRDefault="008557AA" w:rsidP="0042616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 정답 값(</w:t>
      </w:r>
      <w:r>
        <w:rPr>
          <w:rFonts w:ascii="맑은 고딕" w:eastAsia="맑은 고딕" w:hAnsi="맑은 고딕" w:cs="맑은 고딕"/>
          <w:lang w:eastAsia="ko-KR"/>
        </w:rPr>
        <w:t>951)</w:t>
      </w:r>
      <w:r>
        <w:rPr>
          <w:rFonts w:ascii="맑은 고딕" w:eastAsia="맑은 고딕" w:hAnsi="맑은 고딕" w:cs="맑은 고딕" w:hint="eastAsia"/>
          <w:lang w:eastAsia="ko-KR"/>
        </w:rPr>
        <w:t>은,</w:t>
      </w:r>
      <w:r>
        <w:rPr>
          <w:rFonts w:ascii="맑은 고딕" w:eastAsia="맑은 고딕" w:hAnsi="맑은 고딕" w:cs="맑은 고딕"/>
          <w:lang w:eastAsia="ko-KR"/>
        </w:rPr>
        <w:t xml:space="preserve"> </w:t>
      </w:r>
      <w:proofErr w:type="spellStart"/>
      <w:r>
        <w:rPr>
          <w:rFonts w:ascii="맑은 고딕" w:eastAsia="맑은 고딕" w:hAnsi="맑은 고딕" w:cs="맑은 고딕" w:hint="eastAsia"/>
          <w:lang w:eastAsia="ko-KR"/>
        </w:rPr>
        <w:t>전처리</w:t>
      </w:r>
      <w:proofErr w:type="spellEnd"/>
      <w:r>
        <w:rPr>
          <w:rFonts w:ascii="맑은 고딕" w:eastAsia="맑은 고딕" w:hAnsi="맑은 고딕" w:cs="맑은 고딕" w:hint="eastAsia"/>
          <w:lang w:eastAsia="ko-KR"/>
        </w:rPr>
        <w:t xml:space="preserve"> 과정에서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 xml:space="preserve">에서 </w:t>
      </w:r>
      <w:proofErr w:type="spellStart"/>
      <w:r>
        <w:rPr>
          <w:rFonts w:ascii="맑은 고딕" w:eastAsia="맑은 고딕" w:hAnsi="맑은 고딕" w:cs="맑은 고딕" w:hint="eastAsia"/>
          <w:lang w:eastAsia="ko-KR"/>
        </w:rPr>
        <w:t>마스킹된</w:t>
      </w:r>
      <w:proofErr w:type="spellEnd"/>
      <w:r>
        <w:rPr>
          <w:rFonts w:ascii="맑은 고딕" w:eastAsia="맑은 고딕" w:hAnsi="맑은 고딕" w:cs="맑은 고딕" w:hint="eastAsia"/>
          <w:lang w:eastAsia="ko-KR"/>
        </w:rPr>
        <w:t xml:space="preserve">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가중치일 수 있다.</w:t>
      </w:r>
      <w:commentRangeEnd w:id="59"/>
      <w:r w:rsidR="00342E37">
        <w:rPr>
          <w:rStyle w:val="ac"/>
        </w:rPr>
        <w:commentReference w:id="59"/>
      </w:r>
      <w:commentRangeEnd w:id="60"/>
      <w:r w:rsidR="005714BD">
        <w:rPr>
          <w:rStyle w:val="ac"/>
        </w:rPr>
        <w:commentReference w:id="60"/>
      </w:r>
    </w:p>
    <w:p w14:paraId="42325E97" w14:textId="5B20BB71" w:rsidR="008557AA" w:rsidRDefault="008557AA" w:rsidP="008557A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933EC5">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933EC5">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은 제공된 그래프 정보의 특징을 추출하도록 설계된 인코더와,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추출된 특징으로부터 입력에서 </w:t>
      </w:r>
      <w:proofErr w:type="spellStart"/>
      <w:r>
        <w:rPr>
          <w:rFonts w:ascii="맑은 고딕" w:eastAsia="맑은 고딕" w:hAnsi="맑은 고딕" w:cs="맑은 고딕" w:hint="eastAsia"/>
          <w:lang w:eastAsia="ko-KR"/>
        </w:rPr>
        <w:t>마스킹된</w:t>
      </w:r>
      <w:proofErr w:type="spellEnd"/>
      <w:r>
        <w:rPr>
          <w:rFonts w:ascii="맑은 고딕" w:eastAsia="맑은 고딕" w:hAnsi="맑은 고딕" w:cs="맑은 고딕" w:hint="eastAsia"/>
          <w:lang w:eastAsia="ko-KR"/>
        </w:rPr>
        <w:t xml:space="preserve"> 제</w:t>
      </w:r>
      <w:r w:rsidR="00933EC5">
        <w:rPr>
          <w:rFonts w:ascii="맑은 고딕" w:eastAsia="맑은 고딕" w:hAnsi="맑은 고딕" w:cs="맑은 고딕"/>
          <w:lang w:eastAsia="ko-KR"/>
        </w:rPr>
        <w:t>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가중치를 추론하도록 </w:t>
      </w:r>
      <w:proofErr w:type="spellStart"/>
      <w:r>
        <w:rPr>
          <w:rFonts w:ascii="맑은 고딕" w:eastAsia="맑은 고딕" w:hAnsi="맑은 고딕" w:cs="맑은 고딕" w:hint="eastAsia"/>
          <w:lang w:eastAsia="ko-KR"/>
        </w:rPr>
        <w:t>디코더를</w:t>
      </w:r>
      <w:proofErr w:type="spellEnd"/>
      <w:r>
        <w:rPr>
          <w:rFonts w:ascii="맑은 고딕" w:eastAsia="맑은 고딕" w:hAnsi="맑은 고딕" w:cs="맑은 고딕" w:hint="eastAsia"/>
          <w:lang w:eastAsia="ko-KR"/>
        </w:rPr>
        <w:t xml:space="preserve"> 포함할 수 있다.</w:t>
      </w:r>
    </w:p>
    <w:p w14:paraId="2163AFFB" w14:textId="5881BEEF" w:rsidR="008557AA" w:rsidRDefault="008557AA" w:rsidP="008557A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933EC5">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933EC5">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는 </w:t>
      </w:r>
      <w:proofErr w:type="spellStart"/>
      <w:r>
        <w:rPr>
          <w:rFonts w:ascii="맑은 고딕" w:eastAsia="맑은 고딕" w:hAnsi="맑은 고딕" w:cs="맑은 고딕" w:hint="eastAsia"/>
          <w:lang w:eastAsia="ko-KR"/>
        </w:rPr>
        <w:t>전처리된</w:t>
      </w:r>
      <w:proofErr w:type="spellEnd"/>
      <w:r>
        <w:rPr>
          <w:rFonts w:ascii="맑은 고딕" w:eastAsia="맑은 고딕" w:hAnsi="맑은 고딕" w:cs="맑은 고딕" w:hint="eastAsia"/>
          <w:lang w:eastAsia="ko-KR"/>
        </w:rPr>
        <w:t xml:space="preserve"> 그래프 정보를 입력 데이터로서 제공받아,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933EC5">
        <w:rPr>
          <w:rFonts w:ascii="맑은 고딕" w:eastAsia="맑은 고딕" w:hAnsi="맑은 고딕" w:cs="맑은 고딕"/>
          <w:lang w:eastAsia="ko-KR"/>
        </w:rPr>
        <w:t>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가중치를 출력 데이터로서 생성할 수 있다.</w:t>
      </w:r>
    </w:p>
    <w:p w14:paraId="086303F5" w14:textId="73A20E7C" w:rsidR="008557AA" w:rsidRDefault="008557AA" w:rsidP="008557A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933EC5">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933EC5">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의 학습 과정에서,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933EC5">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933EC5">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에 포함된 복수의 가중치들은 제</w:t>
      </w:r>
      <w:r w:rsidR="00933EC5">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손실 함수(</w:t>
      </w:r>
      <w:r>
        <w:rPr>
          <w:rFonts w:ascii="맑은 고딕" w:eastAsia="맑은 고딕" w:hAnsi="맑은 고딕" w:cs="맑은 고딕"/>
          <w:lang w:eastAsia="ko-KR"/>
        </w:rPr>
        <w:t>9</w:t>
      </w:r>
      <w:r w:rsidR="00E04248">
        <w:rPr>
          <w:rFonts w:ascii="맑은 고딕" w:eastAsia="맑은 고딕" w:hAnsi="맑은 고딕" w:cs="맑은 고딕"/>
          <w:lang w:eastAsia="ko-KR"/>
        </w:rPr>
        <w:t>60</w:t>
      </w:r>
      <w:r>
        <w:rPr>
          <w:rFonts w:ascii="맑은 고딕" w:eastAsia="맑은 고딕" w:hAnsi="맑은 고딕" w:cs="맑은 고딕"/>
          <w:lang w:eastAsia="ko-KR"/>
        </w:rPr>
        <w:t>)</w:t>
      </w:r>
      <w:r>
        <w:rPr>
          <w:rFonts w:ascii="맑은 고딕" w:eastAsia="맑은 고딕" w:hAnsi="맑은 고딕" w:cs="맑은 고딕" w:hint="eastAsia"/>
          <w:lang w:eastAsia="ko-KR"/>
        </w:rPr>
        <w:t>를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933EC5">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정답 값(</w:t>
      </w:r>
      <w:r>
        <w:rPr>
          <w:rFonts w:ascii="맑은 고딕" w:eastAsia="맑은 고딕" w:hAnsi="맑은 고딕" w:cs="맑은 고딕"/>
          <w:lang w:eastAsia="ko-KR"/>
        </w:rPr>
        <w:t>ground-truth, 9</w:t>
      </w:r>
      <w:r w:rsidR="00933EC5">
        <w:rPr>
          <w:rFonts w:ascii="맑은 고딕" w:eastAsia="맑은 고딕" w:hAnsi="맑은 고딕" w:cs="맑은 고딕"/>
          <w:lang w:eastAsia="ko-KR"/>
        </w:rPr>
        <w:t>61</w:t>
      </w:r>
      <w:r>
        <w:rPr>
          <w:rFonts w:ascii="맑은 고딕" w:eastAsia="맑은 고딕" w:hAnsi="맑은 고딕" w:cs="맑은 고딕"/>
          <w:lang w:eastAsia="ko-KR"/>
        </w:rPr>
        <w:t>)</w:t>
      </w:r>
      <w:r>
        <w:rPr>
          <w:rFonts w:ascii="맑은 고딕" w:eastAsia="맑은 고딕" w:hAnsi="맑은 고딕" w:cs="맑은 고딕" w:hint="eastAsia"/>
          <w:lang w:eastAsia="ko-KR"/>
        </w:rPr>
        <w:t>으로 제공되는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에서의 제</w:t>
      </w:r>
      <w:r w:rsidR="00E04248">
        <w:rPr>
          <w:rFonts w:ascii="맑은 고딕" w:eastAsia="맑은 고딕" w:hAnsi="맑은 고딕" w:cs="맑은 고딕" w:hint="eastAsia"/>
          <w:lang w:eastAsia="ko-KR"/>
        </w:rPr>
        <w:t>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출력 데이터의 차이에 기초하여 결정되는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로스(</w:t>
      </w:r>
      <w:r>
        <w:rPr>
          <w:rFonts w:ascii="맑은 고딕" w:eastAsia="맑은 고딕" w:hAnsi="맑은 고딕" w:cs="맑은 고딕"/>
          <w:lang w:eastAsia="ko-KR"/>
        </w:rPr>
        <w:t xml:space="preserve">loss) </w:t>
      </w:r>
      <w:r>
        <w:rPr>
          <w:rFonts w:ascii="맑은 고딕" w:eastAsia="맑은 고딕" w:hAnsi="맑은 고딕" w:cs="맑은 고딕" w:hint="eastAsia"/>
          <w:lang w:eastAsia="ko-KR"/>
        </w:rPr>
        <w:t>값이 감소 또는 최소화되도록 갱신될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E04248">
        <w:rPr>
          <w:rFonts w:ascii="맑은 고딕" w:eastAsia="맑은 고딕" w:hAnsi="맑은 고딕" w:cs="맑은 고딕"/>
          <w:lang w:eastAsia="ko-KR"/>
        </w:rPr>
        <w:t>2</w:t>
      </w:r>
      <w:r>
        <w:rPr>
          <w:rFonts w:ascii="맑은 고딕" w:eastAsia="맑은 고딕" w:hAnsi="맑은 고딕" w:cs="맑은 고딕" w:hint="eastAsia"/>
          <w:lang w:eastAsia="ko-KR"/>
        </w:rPr>
        <w:t xml:space="preserve"> 정답 값(</w:t>
      </w:r>
      <w:r>
        <w:rPr>
          <w:rFonts w:ascii="맑은 고딕" w:eastAsia="맑은 고딕" w:hAnsi="맑은 고딕" w:cs="맑은 고딕"/>
          <w:lang w:eastAsia="ko-KR"/>
        </w:rPr>
        <w:t>9</w:t>
      </w:r>
      <w:r w:rsidR="00E04248">
        <w:rPr>
          <w:rFonts w:ascii="맑은 고딕" w:eastAsia="맑은 고딕" w:hAnsi="맑은 고딕" w:cs="맑은 고딕"/>
          <w:lang w:eastAsia="ko-KR"/>
        </w:rPr>
        <w:t>6</w:t>
      </w:r>
      <w:r>
        <w:rPr>
          <w:rFonts w:ascii="맑은 고딕" w:eastAsia="맑은 고딕" w:hAnsi="맑은 고딕" w:cs="맑은 고딕"/>
          <w:lang w:eastAsia="ko-KR"/>
        </w:rPr>
        <w:t>1)</w:t>
      </w:r>
      <w:r>
        <w:rPr>
          <w:rFonts w:ascii="맑은 고딕" w:eastAsia="맑은 고딕" w:hAnsi="맑은 고딕" w:cs="맑은 고딕" w:hint="eastAsia"/>
          <w:lang w:eastAsia="ko-KR"/>
        </w:rPr>
        <w:t>은,</w:t>
      </w:r>
      <w:r>
        <w:rPr>
          <w:rFonts w:ascii="맑은 고딕" w:eastAsia="맑은 고딕" w:hAnsi="맑은 고딕" w:cs="맑은 고딕"/>
          <w:lang w:eastAsia="ko-KR"/>
        </w:rPr>
        <w:t xml:space="preserve"> </w:t>
      </w:r>
      <w:proofErr w:type="spellStart"/>
      <w:r>
        <w:rPr>
          <w:rFonts w:ascii="맑은 고딕" w:eastAsia="맑은 고딕" w:hAnsi="맑은 고딕" w:cs="맑은 고딕" w:hint="eastAsia"/>
          <w:lang w:eastAsia="ko-KR"/>
        </w:rPr>
        <w:t>전처리</w:t>
      </w:r>
      <w:proofErr w:type="spellEnd"/>
      <w:r>
        <w:rPr>
          <w:rFonts w:ascii="맑은 고딕" w:eastAsia="맑은 고딕" w:hAnsi="맑은 고딕" w:cs="맑은 고딕" w:hint="eastAsia"/>
          <w:lang w:eastAsia="ko-KR"/>
        </w:rPr>
        <w:t xml:space="preserve"> 과정에서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 xml:space="preserve">에서 </w:t>
      </w:r>
      <w:proofErr w:type="spellStart"/>
      <w:r>
        <w:rPr>
          <w:rFonts w:ascii="맑은 고딕" w:eastAsia="맑은 고딕" w:hAnsi="맑은 고딕" w:cs="맑은 고딕" w:hint="eastAsia"/>
          <w:lang w:eastAsia="ko-KR"/>
        </w:rPr>
        <w:t>마스킹된</w:t>
      </w:r>
      <w:proofErr w:type="spellEnd"/>
      <w:r>
        <w:rPr>
          <w:rFonts w:ascii="맑은 고딕" w:eastAsia="맑은 고딕" w:hAnsi="맑은 고딕" w:cs="맑은 고딕" w:hint="eastAsia"/>
          <w:lang w:eastAsia="ko-KR"/>
        </w:rPr>
        <w:t xml:space="preserve"> 제</w:t>
      </w:r>
      <w:r w:rsidR="00E04248">
        <w:rPr>
          <w:rFonts w:ascii="맑은 고딕" w:eastAsia="맑은 고딕" w:hAnsi="맑은 고딕" w:cs="맑은 고딕"/>
          <w:lang w:eastAsia="ko-KR"/>
        </w:rPr>
        <w:t>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가중치일 수 있다.</w:t>
      </w:r>
    </w:p>
    <w:p w14:paraId="2B128E07" w14:textId="177C14B9" w:rsidR="002A55CB" w:rsidRDefault="002A55CB" w:rsidP="008557A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에 포함된 인코더는,</w:t>
      </w:r>
      <w:r>
        <w:rPr>
          <w:rFonts w:ascii="맑은 고딕" w:eastAsia="맑은 고딕" w:hAnsi="맑은 고딕" w:cs="맑은 고딕"/>
          <w:lang w:eastAsia="ko-KR"/>
        </w:rPr>
        <w:t xml:space="preserve"> </w:t>
      </w:r>
      <w:proofErr w:type="spellStart"/>
      <w:r w:rsidR="0044706E">
        <w:rPr>
          <w:rFonts w:ascii="맑은 고딕" w:eastAsia="맑은 고딕" w:hAnsi="맑은 고딕" w:cs="맑은 고딕"/>
          <w:lang w:eastAsia="ko-KR"/>
        </w:rPr>
        <w:t>Hetero</w:t>
      </w:r>
      <w:r>
        <w:rPr>
          <w:rFonts w:ascii="맑은 고딕" w:eastAsia="맑은 고딕" w:hAnsi="맑은 고딕" w:cs="맑은 고딕"/>
          <w:lang w:eastAsia="ko-KR"/>
        </w:rPr>
        <w:t>GNN</w:t>
      </w:r>
      <w:proofErr w:type="spellEnd"/>
      <w:r w:rsidR="0044706E">
        <w:rPr>
          <w:rFonts w:ascii="맑은 고딕" w:eastAsia="맑은 고딕" w:hAnsi="맑은 고딕" w:cs="맑은 고딕"/>
          <w:lang w:eastAsia="ko-KR"/>
        </w:rPr>
        <w:t xml:space="preserve"> </w:t>
      </w:r>
      <w:r>
        <w:rPr>
          <w:rFonts w:ascii="맑은 고딕" w:eastAsia="맑은 고딕" w:hAnsi="맑은 고딕" w:cs="맑은 고딕"/>
          <w:lang w:eastAsia="ko-KR"/>
        </w:rPr>
        <w:t>(</w:t>
      </w:r>
      <w:r w:rsidR="0044706E">
        <w:rPr>
          <w:rFonts w:ascii="맑은 고딕" w:eastAsia="맑은 고딕" w:hAnsi="맑은 고딕" w:cs="맑은 고딕"/>
          <w:lang w:eastAsia="ko-KR"/>
        </w:rPr>
        <w:t>Heterogeneous Graph</w:t>
      </w:r>
      <w:r>
        <w:rPr>
          <w:rFonts w:ascii="맑은 고딕" w:eastAsia="맑은 고딕" w:hAnsi="맑은 고딕" w:cs="맑은 고딕"/>
          <w:lang w:eastAsia="ko-KR"/>
        </w:rPr>
        <w:t xml:space="preserve"> Neural Network) </w:t>
      </w:r>
      <w:r>
        <w:rPr>
          <w:rFonts w:ascii="맑은 고딕" w:eastAsia="맑은 고딕" w:hAnsi="맑은 고딕" w:cs="맑은 고딕" w:hint="eastAsia"/>
          <w:lang w:eastAsia="ko-KR"/>
        </w:rPr>
        <w:t xml:space="preserve">또는 </w:t>
      </w:r>
      <w:r>
        <w:rPr>
          <w:rFonts w:ascii="맑은 고딕" w:eastAsia="맑은 고딕" w:hAnsi="맑은 고딕" w:cs="맑은 고딕"/>
          <w:lang w:eastAsia="ko-KR"/>
        </w:rPr>
        <w:t>GATGNN(</w:t>
      </w:r>
      <w:r w:rsidR="0044706E">
        <w:rPr>
          <w:rFonts w:ascii="맑은 고딕" w:eastAsia="맑은 고딕" w:hAnsi="맑은 고딕" w:cs="맑은 고딕"/>
          <w:lang w:eastAsia="ko-KR"/>
        </w:rPr>
        <w:t xml:space="preserve">Global Attention Graph Neural Network) 등을 포함할 수 </w:t>
      </w:r>
      <w:r w:rsidR="0044706E">
        <w:rPr>
          <w:rFonts w:ascii="맑은 고딕" w:eastAsia="맑은 고딕" w:hAnsi="맑은 고딕" w:cs="맑은 고딕" w:hint="eastAsia"/>
          <w:lang w:eastAsia="ko-KR"/>
        </w:rPr>
        <w:t>있으나,</w:t>
      </w:r>
      <w:r w:rsidR="0044706E">
        <w:rPr>
          <w:rFonts w:ascii="맑은 고딕" w:eastAsia="맑은 고딕" w:hAnsi="맑은 고딕" w:cs="맑은 고딕"/>
          <w:lang w:eastAsia="ko-KR"/>
        </w:rPr>
        <w:t xml:space="preserve"> </w:t>
      </w:r>
      <w:r w:rsidR="0044706E">
        <w:rPr>
          <w:rFonts w:ascii="맑은 고딕" w:eastAsia="맑은 고딕" w:hAnsi="맑은 고딕" w:cs="맑은 고딕" w:hint="eastAsia"/>
          <w:lang w:eastAsia="ko-KR"/>
        </w:rPr>
        <w:t>이에 제한되진 않는다</w:t>
      </w:r>
      <w:r w:rsidR="0044706E">
        <w:rPr>
          <w:rFonts w:ascii="맑은 고딕" w:eastAsia="맑은 고딕" w:hAnsi="맑은 고딕" w:cs="맑은 고딕"/>
          <w:lang w:eastAsia="ko-KR"/>
        </w:rPr>
        <w:t>.</w:t>
      </w:r>
    </w:p>
    <w:p w14:paraId="7C6C9203" w14:textId="141B3A8E" w:rsidR="002A55CB" w:rsidRPr="0042616C" w:rsidRDefault="002A55CB" w:rsidP="008557A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손실 함수(</w:t>
      </w:r>
      <w:r>
        <w:rPr>
          <w:rFonts w:ascii="맑은 고딕" w:eastAsia="맑은 고딕" w:hAnsi="맑은 고딕" w:cs="맑은 고딕"/>
          <w:lang w:eastAsia="ko-KR"/>
        </w:rPr>
        <w:t xml:space="preserve">950)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손실 함수(</w:t>
      </w:r>
      <w:r>
        <w:rPr>
          <w:rFonts w:ascii="맑은 고딕" w:eastAsia="맑은 고딕" w:hAnsi="맑은 고딕" w:cs="맑은 고딕"/>
          <w:lang w:eastAsia="ko-KR"/>
        </w:rPr>
        <w:t>960)</w:t>
      </w:r>
      <w:r>
        <w:rPr>
          <w:rFonts w:ascii="맑은 고딕" w:eastAsia="맑은 고딕" w:hAnsi="맑은 고딕" w:cs="맑은 고딕" w:hint="eastAsia"/>
          <w:lang w:eastAsia="ko-KR"/>
        </w:rPr>
        <w:t xml:space="preserve">은 </w:t>
      </w:r>
      <w:proofErr w:type="spellStart"/>
      <w:r>
        <w:rPr>
          <w:rFonts w:ascii="맑은 고딕" w:eastAsia="맑은 고딕" w:hAnsi="맑은 고딕" w:cs="맑은 고딕" w:hint="eastAsia"/>
          <w:lang w:eastAsia="ko-KR"/>
        </w:rPr>
        <w:t>포컬</w:t>
      </w:r>
      <w:proofErr w:type="spellEnd"/>
      <w:r>
        <w:rPr>
          <w:rFonts w:ascii="맑은 고딕" w:eastAsia="맑은 고딕" w:hAnsi="맑은 고딕" w:cs="맑은 고딕" w:hint="eastAsia"/>
          <w:lang w:eastAsia="ko-KR"/>
        </w:rPr>
        <w:t xml:space="preserve"> 로스(</w:t>
      </w:r>
      <w:r>
        <w:rPr>
          <w:rFonts w:ascii="맑은 고딕" w:eastAsia="맑은 고딕" w:hAnsi="맑은 고딕" w:cs="맑은 고딕"/>
          <w:lang w:eastAsia="ko-KR"/>
        </w:rPr>
        <w:t xml:space="preserve">focal loss) </w:t>
      </w:r>
      <w:r>
        <w:rPr>
          <w:rFonts w:ascii="맑은 고딕" w:eastAsia="맑은 고딕" w:hAnsi="맑은 고딕" w:cs="맑은 고딕" w:hint="eastAsia"/>
          <w:lang w:eastAsia="ko-KR"/>
        </w:rPr>
        <w:t>알고리즘을 포함할 수 있으나,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이에 제한되진 않고 다양한 손실 함수 알고리즘을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의 가중치들은 A</w:t>
      </w:r>
      <w:r>
        <w:rPr>
          <w:rFonts w:ascii="맑은 고딕" w:eastAsia="맑은 고딕" w:hAnsi="맑은 고딕" w:cs="맑은 고딕"/>
          <w:lang w:eastAsia="ko-KR"/>
        </w:rPr>
        <w:t xml:space="preserve">DAM </w:t>
      </w:r>
      <w:proofErr w:type="spellStart"/>
      <w:r>
        <w:rPr>
          <w:rFonts w:ascii="맑은 고딕" w:eastAsia="맑은 고딕" w:hAnsi="맑은 고딕" w:cs="맑은 고딕" w:hint="eastAsia"/>
          <w:lang w:eastAsia="ko-KR"/>
        </w:rPr>
        <w:t>옵티마이저</w:t>
      </w:r>
      <w:proofErr w:type="spellEnd"/>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optimizer) </w:t>
      </w:r>
      <w:r>
        <w:rPr>
          <w:rFonts w:ascii="맑은 고딕" w:eastAsia="맑은 고딕" w:hAnsi="맑은 고딕" w:cs="맑은 고딕" w:hint="eastAsia"/>
          <w:lang w:eastAsia="ko-KR"/>
        </w:rPr>
        <w:t>알고리즘을 통하여 최적화될 수 있으나,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lastRenderedPageBreak/>
        <w:t>이에 제한되진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다양한 최적화 알고리즘을 포함할 수 있다.</w:t>
      </w:r>
    </w:p>
    <w:p w14:paraId="2F6D682E" w14:textId="30597EC2" w:rsidR="00AA6E49" w:rsidRDefault="002A55CB" w:rsidP="0084792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이러한 과정을 통하여 학습된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 xml:space="preserve">은 </w:t>
      </w:r>
      <w:r w:rsidR="00AA6E49">
        <w:rPr>
          <w:rFonts w:ascii="맑은 고딕" w:eastAsia="맑은 고딕" w:hAnsi="맑은 고딕" w:cs="맑은 고딕" w:hint="eastAsia"/>
          <w:lang w:eastAsia="ko-KR"/>
        </w:rPr>
        <w:t>설문 대상자 노드(</w:t>
      </w:r>
      <w:r w:rsidR="00AA6E49">
        <w:rPr>
          <w:rFonts w:ascii="맑은 고딕" w:eastAsia="맑은 고딕" w:hAnsi="맑은 고딕" w:cs="맑은 고딕"/>
          <w:lang w:eastAsia="ko-KR"/>
        </w:rPr>
        <w:t>931</w:t>
      </w:r>
      <w:r w:rsidR="00AA6E49">
        <w:rPr>
          <w:rFonts w:ascii="맑은 고딕" w:eastAsia="맑은 고딕" w:hAnsi="맑은 고딕" w:cs="맑은 고딕" w:hint="eastAsia"/>
          <w:lang w:eastAsia="ko-KR"/>
        </w:rPr>
        <w:t>)에 제공되는,</w:t>
      </w:r>
      <w:r w:rsidR="00AA6E49">
        <w:rPr>
          <w:rFonts w:ascii="맑은 고딕" w:eastAsia="맑은 고딕" w:hAnsi="맑은 고딕" w:cs="맑은 고딕"/>
          <w:lang w:eastAsia="ko-KR"/>
        </w:rPr>
        <w:t xml:space="preserve"> </w:t>
      </w:r>
      <w:r w:rsidR="00AA6E49">
        <w:rPr>
          <w:rFonts w:ascii="맑은 고딕" w:eastAsia="맑은 고딕" w:hAnsi="맑은 고딕" w:cs="맑은 고딕" w:hint="eastAsia"/>
          <w:lang w:eastAsia="ko-KR"/>
        </w:rPr>
        <w:t>사용자 개인 정보(</w:t>
      </w:r>
      <w:r w:rsidR="00AA6E49">
        <w:rPr>
          <w:rFonts w:ascii="맑은 고딕" w:eastAsia="맑은 고딕" w:hAnsi="맑은 고딕" w:cs="맑은 고딕"/>
          <w:lang w:eastAsia="ko-KR"/>
        </w:rPr>
        <w:t xml:space="preserve">210) </w:t>
      </w:r>
      <w:r w:rsidR="00AA6E49">
        <w:rPr>
          <w:rFonts w:ascii="맑은 고딕" w:eastAsia="맑은 고딕" w:hAnsi="맑은 고딕" w:cs="맑은 고딕" w:hint="eastAsia"/>
          <w:lang w:eastAsia="ko-KR"/>
        </w:rPr>
        <w:t>및</w:t>
      </w:r>
      <w:r w:rsidR="00AA6E49">
        <w:rPr>
          <w:rFonts w:ascii="맑은 고딕" w:eastAsia="맑은 고딕" w:hAnsi="맑은 고딕" w:cs="맑은 고딕"/>
          <w:lang w:eastAsia="ko-KR"/>
        </w:rPr>
        <w:t xml:space="preserve"> </w:t>
      </w:r>
      <w:r w:rsidR="00AA6E49">
        <w:rPr>
          <w:rFonts w:ascii="맑은 고딕" w:eastAsia="맑은 고딕" w:hAnsi="맑은 고딕" w:cs="맑은 고딕" w:hint="eastAsia"/>
          <w:lang w:eastAsia="ko-KR"/>
        </w:rPr>
        <w:t>제1</w:t>
      </w:r>
      <w:r w:rsidR="00AA6E49">
        <w:rPr>
          <w:rFonts w:ascii="맑은 고딕" w:eastAsia="맑은 고딕" w:hAnsi="맑은 고딕" w:cs="맑은 고딕"/>
          <w:lang w:eastAsia="ko-KR"/>
        </w:rPr>
        <w:t xml:space="preserve"> </w:t>
      </w:r>
      <w:r w:rsidR="00AA6E49">
        <w:rPr>
          <w:rFonts w:ascii="맑은 고딕" w:eastAsia="맑은 고딕" w:hAnsi="맑은 고딕" w:cs="맑은 고딕" w:hint="eastAsia"/>
          <w:lang w:eastAsia="ko-KR"/>
        </w:rPr>
        <w:t>음식 노드(</w:t>
      </w:r>
      <w:r w:rsidR="00AA6E49">
        <w:rPr>
          <w:rFonts w:ascii="맑은 고딕" w:eastAsia="맑은 고딕" w:hAnsi="맑은 고딕" w:cs="맑은 고딕"/>
          <w:lang w:eastAsia="ko-KR"/>
        </w:rPr>
        <w:t>930)</w:t>
      </w:r>
      <w:r w:rsidR="00AA6E49">
        <w:rPr>
          <w:rFonts w:ascii="맑은 고딕" w:eastAsia="맑은 고딕" w:hAnsi="맑은 고딕" w:cs="맑은 고딕" w:hint="eastAsia"/>
          <w:lang w:eastAsia="ko-KR"/>
        </w:rPr>
        <w:t>에 제공되는,</w:t>
      </w:r>
      <w:r w:rsidR="00AA6E49">
        <w:rPr>
          <w:rFonts w:ascii="맑은 고딕" w:eastAsia="맑은 고딕" w:hAnsi="맑은 고딕" w:cs="맑은 고딕"/>
          <w:lang w:eastAsia="ko-KR"/>
        </w:rPr>
        <w:t xml:space="preserve"> </w:t>
      </w:r>
      <w:r w:rsidR="00AA6E49">
        <w:rPr>
          <w:rFonts w:ascii="맑은 고딕" w:eastAsia="맑은 고딕" w:hAnsi="맑은 고딕" w:cs="맑은 고딕" w:hint="eastAsia"/>
          <w:lang w:eastAsia="ko-KR"/>
        </w:rPr>
        <w:t>사용자의 선호도를 조사할 음식 메뉴에 대한 정보를 입력으로 제공받아,</w:t>
      </w:r>
      <w:r w:rsidR="00AA6E49">
        <w:rPr>
          <w:rFonts w:ascii="맑은 고딕" w:eastAsia="맑은 고딕" w:hAnsi="맑은 고딕" w:cs="맑은 고딕"/>
          <w:lang w:eastAsia="ko-KR"/>
        </w:rPr>
        <w:t xml:space="preserve"> </w:t>
      </w:r>
      <w:r w:rsidR="00AA6E49">
        <w:rPr>
          <w:rFonts w:ascii="맑은 고딕" w:eastAsia="맑은 고딕" w:hAnsi="맑은 고딕" w:cs="맑은 고딕" w:hint="eastAsia"/>
          <w:lang w:eastAsia="ko-KR"/>
        </w:rPr>
        <w:t>해당 음식 메뉴에 대한 사용자의 선호도를 나타내는 제1</w:t>
      </w:r>
      <w:r w:rsidR="00AA6E49">
        <w:rPr>
          <w:rFonts w:ascii="맑은 고딕" w:eastAsia="맑은 고딕" w:hAnsi="맑은 고딕" w:cs="맑은 고딕"/>
          <w:lang w:eastAsia="ko-KR"/>
        </w:rPr>
        <w:t xml:space="preserve"> </w:t>
      </w:r>
      <w:r w:rsidR="00AA6E49">
        <w:rPr>
          <w:rFonts w:ascii="맑은 고딕" w:eastAsia="맑은 고딕" w:hAnsi="맑은 고딕" w:cs="맑은 고딕" w:hint="eastAsia"/>
          <w:lang w:eastAsia="ko-KR"/>
        </w:rPr>
        <w:t>에지 가중치를 서브 선호도 평가 점수로서 추론할 수 있다.</w:t>
      </w:r>
      <w:r w:rsidR="00470702">
        <w:rPr>
          <w:rFonts w:ascii="맑은 고딕" w:eastAsia="맑은 고딕" w:hAnsi="맑은 고딕" w:cs="맑은 고딕"/>
          <w:lang w:eastAsia="ko-KR"/>
        </w:rPr>
        <w:t xml:space="preserve"> </w:t>
      </w:r>
      <w:r w:rsidR="00470702">
        <w:rPr>
          <w:rFonts w:ascii="맑은 고딕" w:eastAsia="맑은 고딕" w:hAnsi="맑은 고딕" w:cs="맑은 고딕" w:hint="eastAsia"/>
          <w:lang w:eastAsia="ko-KR"/>
        </w:rPr>
        <w:t>이때,</w:t>
      </w:r>
      <w:r w:rsidR="00470702">
        <w:rPr>
          <w:rFonts w:ascii="맑은 고딕" w:eastAsia="맑은 고딕" w:hAnsi="맑은 고딕" w:cs="맑은 고딕"/>
          <w:lang w:eastAsia="ko-KR"/>
        </w:rPr>
        <w:t xml:space="preserve"> </w:t>
      </w:r>
      <w:r w:rsidR="00470702">
        <w:rPr>
          <w:rFonts w:ascii="맑은 고딕" w:eastAsia="맑은 고딕" w:hAnsi="맑은 고딕" w:cs="맑은 고딕" w:hint="eastAsia"/>
          <w:lang w:eastAsia="ko-KR"/>
        </w:rPr>
        <w:t>제1</w:t>
      </w:r>
      <w:r w:rsidR="00470702">
        <w:rPr>
          <w:rFonts w:ascii="맑은 고딕" w:eastAsia="맑은 고딕" w:hAnsi="맑은 고딕" w:cs="맑은 고딕"/>
          <w:lang w:eastAsia="ko-KR"/>
        </w:rPr>
        <w:t xml:space="preserve"> </w:t>
      </w:r>
      <w:r w:rsidR="00470702">
        <w:rPr>
          <w:rFonts w:ascii="맑은 고딕" w:eastAsia="맑은 고딕" w:hAnsi="맑은 고딕" w:cs="맑은 고딕" w:hint="eastAsia"/>
          <w:lang w:eastAsia="ko-KR"/>
        </w:rPr>
        <w:t xml:space="preserve">에지 가중치는 </w:t>
      </w:r>
      <w:r w:rsidR="00470702">
        <w:rPr>
          <w:rFonts w:ascii="맑은 고딕" w:eastAsia="맑은 고딕" w:hAnsi="맑은 고딕" w:cs="맑은 고딕"/>
          <w:lang w:eastAsia="ko-KR"/>
        </w:rPr>
        <w:t xml:space="preserve">0 </w:t>
      </w:r>
      <w:r w:rsidR="00470702">
        <w:rPr>
          <w:rFonts w:ascii="맑은 고딕" w:eastAsia="맑은 고딕" w:hAnsi="맑은 고딕" w:cs="맑은 고딕" w:hint="eastAsia"/>
          <w:lang w:eastAsia="ko-KR"/>
        </w:rPr>
        <w:t xml:space="preserve">내지 </w:t>
      </w:r>
      <w:r w:rsidR="00470702">
        <w:rPr>
          <w:rFonts w:ascii="맑은 고딕" w:eastAsia="맑은 고딕" w:hAnsi="맑은 고딕" w:cs="맑은 고딕"/>
          <w:lang w:eastAsia="ko-KR"/>
        </w:rPr>
        <w:t xml:space="preserve">1 </w:t>
      </w:r>
      <w:r w:rsidR="00470702">
        <w:rPr>
          <w:rFonts w:ascii="맑은 고딕" w:eastAsia="맑은 고딕" w:hAnsi="맑은 고딕" w:cs="맑은 고딕" w:hint="eastAsia"/>
          <w:lang w:eastAsia="ko-KR"/>
        </w:rPr>
        <w:t>사이의 값을 가질 수 있다.</w:t>
      </w:r>
    </w:p>
    <w:p w14:paraId="3FF6EE66" w14:textId="28EC2159" w:rsidR="00AA6E49" w:rsidRDefault="00B23133" w:rsidP="0084792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이러한 과정을 통하여 학습된 제</w:t>
      </w:r>
      <w:r w:rsidR="001B0BF2">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1B0BF2">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은 </w:t>
      </w:r>
      <w:r w:rsidR="001B0BF2">
        <w:rPr>
          <w:rFonts w:ascii="맑은 고딕" w:eastAsia="맑은 고딕" w:hAnsi="맑은 고딕" w:cs="맑은 고딕" w:hint="eastAsia"/>
          <w:lang w:eastAsia="ko-KR"/>
        </w:rPr>
        <w:t>제1</w:t>
      </w:r>
      <w:r w:rsidR="001B0BF2">
        <w:rPr>
          <w:rFonts w:ascii="맑은 고딕" w:eastAsia="맑은 고딕" w:hAnsi="맑은 고딕" w:cs="맑은 고딕"/>
          <w:lang w:eastAsia="ko-KR"/>
        </w:rPr>
        <w:t xml:space="preserve"> </w:t>
      </w:r>
      <w:r w:rsidR="001B0BF2">
        <w:rPr>
          <w:rFonts w:ascii="맑은 고딕" w:eastAsia="맑은 고딕" w:hAnsi="맑은 고딕" w:cs="맑은 고딕" w:hint="eastAsia"/>
          <w:lang w:eastAsia="ko-KR"/>
        </w:rPr>
        <w:t>음식 노드(</w:t>
      </w:r>
      <w:r w:rsidR="001B0BF2">
        <w:rPr>
          <w:rFonts w:ascii="맑은 고딕" w:eastAsia="맑은 고딕" w:hAnsi="맑은 고딕" w:cs="맑은 고딕"/>
          <w:lang w:eastAsia="ko-KR"/>
        </w:rPr>
        <w:t>930)</w:t>
      </w:r>
      <w:r>
        <w:rPr>
          <w:rFonts w:ascii="맑은 고딕" w:eastAsia="맑은 고딕" w:hAnsi="맑은 고딕" w:cs="맑은 고딕" w:hint="eastAsia"/>
          <w:lang w:eastAsia="ko-KR"/>
        </w:rPr>
        <w:t>에 제공되는</w:t>
      </w:r>
      <w:r w:rsidR="001B0BF2">
        <w:rPr>
          <w:rFonts w:ascii="맑은 고딕" w:eastAsia="맑은 고딕" w:hAnsi="맑은 고딕" w:cs="맑은 고딕"/>
          <w:lang w:eastAsia="ko-KR"/>
        </w:rPr>
        <w:t xml:space="preserve"> </w:t>
      </w:r>
      <w:r w:rsidR="001B0BF2">
        <w:rPr>
          <w:rFonts w:ascii="맑은 고딕" w:eastAsia="맑은 고딕" w:hAnsi="맑은 고딕" w:cs="맑은 고딕" w:hint="eastAsia"/>
          <w:lang w:eastAsia="ko-KR"/>
        </w:rPr>
        <w:t>음식 메뉴에 대한 정보와,</w:t>
      </w:r>
      <w:r w:rsidR="001B0BF2">
        <w:rPr>
          <w:rFonts w:ascii="맑은 고딕" w:eastAsia="맑은 고딕" w:hAnsi="맑은 고딕" w:cs="맑은 고딕"/>
          <w:lang w:eastAsia="ko-KR"/>
        </w:rPr>
        <w:t xml:space="preserve"> </w:t>
      </w:r>
      <w:r w:rsidR="001B0BF2">
        <w:rPr>
          <w:rFonts w:ascii="맑은 고딕" w:eastAsia="맑은 고딕" w:hAnsi="맑은 고딕" w:cs="맑은 고딕" w:hint="eastAsia"/>
          <w:lang w:eastAsia="ko-KR"/>
        </w:rPr>
        <w:t>제2</w:t>
      </w:r>
      <w:r w:rsidR="001B0BF2">
        <w:rPr>
          <w:rFonts w:ascii="맑은 고딕" w:eastAsia="맑은 고딕" w:hAnsi="맑은 고딕" w:cs="맑은 고딕"/>
          <w:lang w:eastAsia="ko-KR"/>
        </w:rPr>
        <w:t xml:space="preserve"> </w:t>
      </w:r>
      <w:r w:rsidR="001B0BF2">
        <w:rPr>
          <w:rFonts w:ascii="맑은 고딕" w:eastAsia="맑은 고딕" w:hAnsi="맑은 고딕" w:cs="맑은 고딕" w:hint="eastAsia"/>
          <w:lang w:eastAsia="ko-KR"/>
        </w:rPr>
        <w:t>음식 노드(</w:t>
      </w:r>
      <w:r w:rsidR="001B0BF2">
        <w:rPr>
          <w:rFonts w:ascii="맑은 고딕" w:eastAsia="맑은 고딕" w:hAnsi="맑은 고딕" w:cs="맑은 고딕"/>
          <w:lang w:eastAsia="ko-KR"/>
        </w:rPr>
        <w:t>935)</w:t>
      </w:r>
      <w:r w:rsidR="001B0BF2">
        <w:rPr>
          <w:rFonts w:ascii="맑은 고딕" w:eastAsia="맑은 고딕" w:hAnsi="맑은 고딕" w:cs="맑은 고딕" w:hint="eastAsia"/>
          <w:lang w:eastAsia="ko-KR"/>
        </w:rPr>
        <w:t>에 제공되는 음식 메뉴에 대한 정보를</w:t>
      </w:r>
      <w:r>
        <w:rPr>
          <w:rFonts w:ascii="맑은 고딕" w:eastAsia="맑은 고딕" w:hAnsi="맑은 고딕" w:cs="맑은 고딕" w:hint="eastAsia"/>
          <w:lang w:eastAsia="ko-KR"/>
        </w:rPr>
        <w:t xml:space="preserve"> 입력으로 제공받아,</w:t>
      </w:r>
      <w:r>
        <w:rPr>
          <w:rFonts w:ascii="맑은 고딕" w:eastAsia="맑은 고딕" w:hAnsi="맑은 고딕" w:cs="맑은 고딕"/>
          <w:lang w:eastAsia="ko-KR"/>
        </w:rPr>
        <w:t xml:space="preserve"> </w:t>
      </w:r>
      <w:r w:rsidR="001B0BF2">
        <w:rPr>
          <w:rFonts w:ascii="맑은 고딕" w:eastAsia="맑은 고딕" w:hAnsi="맑은 고딕" w:cs="맑은 고딕" w:hint="eastAsia"/>
          <w:lang w:eastAsia="ko-KR"/>
        </w:rPr>
        <w:t xml:space="preserve">두 개의 음식 메뉴 간의 조합을 나타내는 </w:t>
      </w:r>
      <w:r>
        <w:rPr>
          <w:rFonts w:ascii="맑은 고딕" w:eastAsia="맑은 고딕" w:hAnsi="맑은 고딕" w:cs="맑은 고딕" w:hint="eastAsia"/>
          <w:lang w:eastAsia="ko-KR"/>
        </w:rPr>
        <w:t>제</w:t>
      </w:r>
      <w:r w:rsidR="001B0BF2">
        <w:rPr>
          <w:rFonts w:ascii="맑은 고딕" w:eastAsia="맑은 고딕" w:hAnsi="맑은 고딕" w:cs="맑은 고딕" w:hint="eastAsia"/>
          <w:lang w:eastAsia="ko-KR"/>
        </w:rPr>
        <w:t>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가중치를 서브 </w:t>
      </w:r>
      <w:r w:rsidR="001B0BF2">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점수로서 추론할 수 있다.</w:t>
      </w:r>
      <w:r w:rsidR="00470702" w:rsidRPr="00470702">
        <w:rPr>
          <w:rFonts w:ascii="맑은 고딕" w:eastAsia="맑은 고딕" w:hAnsi="맑은 고딕" w:cs="맑은 고딕" w:hint="eastAsia"/>
          <w:lang w:eastAsia="ko-KR"/>
        </w:rPr>
        <w:t xml:space="preserve"> </w:t>
      </w:r>
      <w:r w:rsidR="00470702">
        <w:rPr>
          <w:rFonts w:ascii="맑은 고딕" w:eastAsia="맑은 고딕" w:hAnsi="맑은 고딕" w:cs="맑은 고딕" w:hint="eastAsia"/>
          <w:lang w:eastAsia="ko-KR"/>
        </w:rPr>
        <w:t>이때,</w:t>
      </w:r>
      <w:r w:rsidR="00470702">
        <w:rPr>
          <w:rFonts w:ascii="맑은 고딕" w:eastAsia="맑은 고딕" w:hAnsi="맑은 고딕" w:cs="맑은 고딕"/>
          <w:lang w:eastAsia="ko-KR"/>
        </w:rPr>
        <w:t xml:space="preserve"> </w:t>
      </w:r>
      <w:r w:rsidR="00470702">
        <w:rPr>
          <w:rFonts w:ascii="맑은 고딕" w:eastAsia="맑은 고딕" w:hAnsi="맑은 고딕" w:cs="맑은 고딕" w:hint="eastAsia"/>
          <w:lang w:eastAsia="ko-KR"/>
        </w:rPr>
        <w:t>제</w:t>
      </w:r>
      <w:r w:rsidR="009B2040">
        <w:rPr>
          <w:rFonts w:ascii="맑은 고딕" w:eastAsia="맑은 고딕" w:hAnsi="맑은 고딕" w:cs="맑은 고딕"/>
          <w:lang w:eastAsia="ko-KR"/>
        </w:rPr>
        <w:t>2</w:t>
      </w:r>
      <w:r w:rsidR="00470702">
        <w:rPr>
          <w:rFonts w:ascii="맑은 고딕" w:eastAsia="맑은 고딕" w:hAnsi="맑은 고딕" w:cs="맑은 고딕"/>
          <w:lang w:eastAsia="ko-KR"/>
        </w:rPr>
        <w:t xml:space="preserve"> </w:t>
      </w:r>
      <w:r w:rsidR="00470702">
        <w:rPr>
          <w:rFonts w:ascii="맑은 고딕" w:eastAsia="맑은 고딕" w:hAnsi="맑은 고딕" w:cs="맑은 고딕" w:hint="eastAsia"/>
          <w:lang w:eastAsia="ko-KR"/>
        </w:rPr>
        <w:t xml:space="preserve">에지 가중치는 </w:t>
      </w:r>
      <w:r w:rsidR="00470702">
        <w:rPr>
          <w:rFonts w:ascii="맑은 고딕" w:eastAsia="맑은 고딕" w:hAnsi="맑은 고딕" w:cs="맑은 고딕"/>
          <w:lang w:eastAsia="ko-KR"/>
        </w:rPr>
        <w:t xml:space="preserve">0 </w:t>
      </w:r>
      <w:r w:rsidR="00470702">
        <w:rPr>
          <w:rFonts w:ascii="맑은 고딕" w:eastAsia="맑은 고딕" w:hAnsi="맑은 고딕" w:cs="맑은 고딕" w:hint="eastAsia"/>
          <w:lang w:eastAsia="ko-KR"/>
        </w:rPr>
        <w:t xml:space="preserve">내지 </w:t>
      </w:r>
      <w:r w:rsidR="00470702">
        <w:rPr>
          <w:rFonts w:ascii="맑은 고딕" w:eastAsia="맑은 고딕" w:hAnsi="맑은 고딕" w:cs="맑은 고딕"/>
          <w:lang w:eastAsia="ko-KR"/>
        </w:rPr>
        <w:t xml:space="preserve">1 </w:t>
      </w:r>
      <w:r w:rsidR="00470702">
        <w:rPr>
          <w:rFonts w:ascii="맑은 고딕" w:eastAsia="맑은 고딕" w:hAnsi="맑은 고딕" w:cs="맑은 고딕" w:hint="eastAsia"/>
          <w:lang w:eastAsia="ko-KR"/>
        </w:rPr>
        <w:t>사이의 값을 가질 수 있다.</w:t>
      </w:r>
    </w:p>
    <w:p w14:paraId="5D133DE4" w14:textId="77777777" w:rsidR="00114886" w:rsidRDefault="00114886" w:rsidP="00DE7327">
      <w:pPr>
        <w:widowControl w:val="0"/>
        <w:spacing w:line="360" w:lineRule="auto"/>
        <w:ind w:firstLine="800"/>
        <w:jc w:val="both"/>
        <w:rPr>
          <w:rFonts w:ascii="맑은 고딕" w:eastAsia="맑은 고딕" w:hAnsi="맑은 고딕" w:cs="맑은 고딕"/>
          <w:lang w:eastAsia="ko-KR"/>
        </w:rPr>
      </w:pPr>
    </w:p>
    <w:p w14:paraId="40CBACBC" w14:textId="1F7604E7" w:rsidR="00114886" w:rsidRDefault="00114886" w:rsidP="00DE7327">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sidRPr="00114886">
        <w:rPr>
          <w:rFonts w:ascii="맑은 고딕" w:eastAsia="맑은 고딕" w:hAnsi="맑은 고딕" w:cs="맑은 고딕"/>
          <w:highlight w:val="yellow"/>
          <w:lang w:eastAsia="ko-KR"/>
        </w:rPr>
        <w:t>1</w:t>
      </w:r>
      <w:r>
        <w:rPr>
          <w:rFonts w:ascii="맑은 고딕" w:eastAsia="맑은 고딕" w:hAnsi="맑은 고딕" w:cs="맑은 고딕"/>
          <w:highlight w:val="yellow"/>
          <w:lang w:eastAsia="ko-KR"/>
        </w:rPr>
        <w:t>0</w:t>
      </w:r>
      <w:r w:rsidRPr="00114886">
        <w:rPr>
          <w:rFonts w:ascii="맑은 고딕" w:eastAsia="맑은 고딕" w:hAnsi="맑은 고딕" w:cs="맑은 고딕"/>
          <w:highlight w:val="yellow"/>
          <w:lang w:eastAsia="ko-KR"/>
        </w:rPr>
        <w:t>&gt;</w:t>
      </w:r>
    </w:p>
    <w:p w14:paraId="49B0DF4D" w14:textId="61F6DE44"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w:t>
      </w:r>
      <w:r>
        <w:rPr>
          <w:rFonts w:ascii="맑은 고딕" w:eastAsia="맑은 고딕" w:hAnsi="맑은 고딕" w:cs="맑은 고딕"/>
          <w:lang w:eastAsia="ko-KR"/>
        </w:rPr>
        <w:t>10</w:t>
      </w:r>
      <w:r w:rsidRPr="00C30DE1">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Pr>
          <w:rFonts w:ascii="맑은 고딕" w:eastAsia="맑은 고딕" w:hAnsi="맑은 고딕" w:cs="맑은 고딕" w:hint="eastAsia"/>
          <w:lang w:eastAsia="ko-KR"/>
        </w:rPr>
        <w:t>복수의 후보 식단들 중 최종 식단을 선별하는 동작을 설명하기 위한 순서도이다.</w:t>
      </w:r>
      <w:r w:rsidR="00753B05">
        <w:rPr>
          <w:rFonts w:ascii="맑은 고딕" w:eastAsia="맑은 고딕" w:hAnsi="맑은 고딕" w:cs="맑은 고딕"/>
          <w:lang w:eastAsia="ko-KR"/>
        </w:rPr>
        <w:t xml:space="preserve"> </w:t>
      </w:r>
      <w:r w:rsidR="00753B05">
        <w:rPr>
          <w:rFonts w:ascii="맑은 고딕" w:eastAsia="맑은 고딕" w:hAnsi="맑은 고딕" w:cs="맑은 고딕" w:hint="eastAsia"/>
          <w:lang w:eastAsia="ko-KR"/>
        </w:rPr>
        <w:t>이하,</w:t>
      </w:r>
      <w:r w:rsidR="00753B05">
        <w:rPr>
          <w:rFonts w:ascii="맑은 고딕" w:eastAsia="맑은 고딕" w:hAnsi="맑은 고딕" w:cs="맑은 고딕"/>
          <w:lang w:eastAsia="ko-KR"/>
        </w:rPr>
        <w:t xml:space="preserve"> </w:t>
      </w:r>
      <w:r w:rsidR="00753B05">
        <w:rPr>
          <w:rFonts w:ascii="맑은 고딕" w:eastAsia="맑은 고딕" w:hAnsi="맑은 고딕" w:cs="맑은 고딕" w:hint="eastAsia"/>
          <w:lang w:eastAsia="ko-KR"/>
        </w:rPr>
        <w:t xml:space="preserve">도 </w:t>
      </w:r>
      <w:r w:rsidR="00753B05">
        <w:rPr>
          <w:rFonts w:ascii="맑은 고딕" w:eastAsia="맑은 고딕" w:hAnsi="맑은 고딕" w:cs="맑은 고딕"/>
          <w:lang w:eastAsia="ko-KR"/>
        </w:rPr>
        <w:t>3</w:t>
      </w:r>
      <w:r w:rsidR="00753B05">
        <w:rPr>
          <w:rFonts w:ascii="맑은 고딕" w:eastAsia="맑은 고딕" w:hAnsi="맑은 고딕" w:cs="맑은 고딕" w:hint="eastAsia"/>
          <w:lang w:eastAsia="ko-KR"/>
        </w:rPr>
        <w:t>에서 설명한 단계와 동일한 단계에 대하여는 동일한 도면 부호를 부여하고,</w:t>
      </w:r>
      <w:r w:rsidR="00753B05">
        <w:rPr>
          <w:rFonts w:ascii="맑은 고딕" w:eastAsia="맑은 고딕" w:hAnsi="맑은 고딕" w:cs="맑은 고딕"/>
          <w:lang w:eastAsia="ko-KR"/>
        </w:rPr>
        <w:t xml:space="preserve"> </w:t>
      </w:r>
      <w:r w:rsidR="00753B05">
        <w:rPr>
          <w:rFonts w:ascii="맑은 고딕" w:eastAsia="맑은 고딕" w:hAnsi="맑은 고딕" w:cs="맑은 고딕" w:hint="eastAsia"/>
          <w:lang w:eastAsia="ko-KR"/>
        </w:rPr>
        <w:t>중복되는 설명은 생략하도록 한다.</w:t>
      </w:r>
    </w:p>
    <w:p w14:paraId="56B9C260" w14:textId="5476C9C7" w:rsidR="00753B05" w:rsidRDefault="008263AF"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3 </w:t>
      </w:r>
      <w:r>
        <w:rPr>
          <w:rFonts w:ascii="맑은 고딕" w:eastAsia="맑은 고딕" w:hAnsi="맑은 고딕" w:cs="맑은 고딕" w:hint="eastAsia"/>
          <w:lang w:eastAsia="ko-KR"/>
        </w:rPr>
        <w:t xml:space="preserve">및 도 </w:t>
      </w:r>
      <w:r>
        <w:rPr>
          <w:rFonts w:ascii="맑은 고딕" w:eastAsia="맑은 고딕" w:hAnsi="맑은 고딕" w:cs="맑은 고딕"/>
          <w:lang w:eastAsia="ko-KR"/>
        </w:rPr>
        <w:t>10</w:t>
      </w:r>
      <w:r>
        <w:rPr>
          <w:rFonts w:ascii="맑은 고딕" w:eastAsia="맑은 고딕" w:hAnsi="맑은 고딕" w:cs="맑은 고딕" w:hint="eastAsia"/>
          <w:lang w:eastAsia="ko-KR"/>
        </w:rPr>
        <w:t>을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최종 식단을 선별하여 제공하는 단계(</w:t>
      </w:r>
      <w:r>
        <w:rPr>
          <w:rFonts w:ascii="맑은 고딕" w:eastAsia="맑은 고딕" w:hAnsi="맑은 고딕" w:cs="맑은 고딕"/>
          <w:lang w:eastAsia="ko-KR"/>
        </w:rPr>
        <w:t>S400)</w:t>
      </w:r>
      <w:r>
        <w:rPr>
          <w:rFonts w:ascii="맑은 고딕" w:eastAsia="맑은 고딕" w:hAnsi="맑은 고딕" w:cs="맑은 고딕" w:hint="eastAsia"/>
          <w:lang w:eastAsia="ko-KR"/>
        </w:rPr>
        <w:t>는 복수의 후보 식단들 각각에 대응되는 복수의 영양 평가 점수들,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선호도 평가 점수들 및 복수의 조합 평가 점수들 각각이 미리 설정된 기준 최저 점수보다 </w:t>
      </w:r>
      <w:proofErr w:type="spellStart"/>
      <w:r>
        <w:rPr>
          <w:rFonts w:ascii="맑은 고딕" w:eastAsia="맑은 고딕" w:hAnsi="맑은 고딕" w:cs="맑은 고딕" w:hint="eastAsia"/>
          <w:lang w:eastAsia="ko-KR"/>
        </w:rPr>
        <w:t>높은지</w:t>
      </w:r>
      <w:proofErr w:type="spellEnd"/>
      <w:r>
        <w:rPr>
          <w:rFonts w:ascii="맑은 고딕" w:eastAsia="맑은 고딕" w:hAnsi="맑은 고딕" w:cs="맑은 고딕" w:hint="eastAsia"/>
          <w:lang w:eastAsia="ko-KR"/>
        </w:rPr>
        <w:t xml:space="preserve"> 여부를 식별하는 단계(</w:t>
      </w:r>
      <w:r>
        <w:rPr>
          <w:rFonts w:ascii="맑은 고딕" w:eastAsia="맑은 고딕" w:hAnsi="맑은 고딕" w:cs="맑은 고딕"/>
          <w:lang w:eastAsia="ko-KR"/>
        </w:rPr>
        <w:t>S410)</w:t>
      </w:r>
      <w:r>
        <w:rPr>
          <w:rFonts w:ascii="맑은 고딕" w:eastAsia="맑은 고딕" w:hAnsi="맑은 고딕" w:cs="맑은 고딕" w:hint="eastAsia"/>
          <w:lang w:eastAsia="ko-KR"/>
        </w:rPr>
        <w:t>를 포함할 수 있다.</w:t>
      </w:r>
    </w:p>
    <w:p w14:paraId="35C48ECF" w14:textId="77777777" w:rsidR="004E04E8" w:rsidRDefault="008263AF"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기준 최저 점수</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는 최종 식단으로 선별된 후보 </w:t>
      </w:r>
      <w:r>
        <w:rPr>
          <w:rFonts w:ascii="맑은 고딕" w:eastAsia="맑은 고딕" w:hAnsi="맑은 고딕" w:cs="맑은 고딕" w:hint="eastAsia"/>
          <w:lang w:eastAsia="ko-KR"/>
        </w:rPr>
        <w:lastRenderedPageBreak/>
        <w:t>식단이,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평가 항목,</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선호도 평가 항목 및 조합 평가 항목 각각에서 최소한으로 충족하기를 원하는 기준에 따라 설정된 값일 수 있다.</w:t>
      </w:r>
      <w:r>
        <w:rPr>
          <w:rFonts w:ascii="맑은 고딕" w:eastAsia="맑은 고딕" w:hAnsi="맑은 고딕" w:cs="맑은 고딕"/>
          <w:lang w:eastAsia="ko-KR"/>
        </w:rPr>
        <w:t xml:space="preserve"> </w:t>
      </w:r>
    </w:p>
    <w:p w14:paraId="6C27AC8F" w14:textId="02C6DE37" w:rsidR="008263AF" w:rsidRPr="000E3E33" w:rsidRDefault="008263AF"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기준 최저 점수는 </w:t>
      </w:r>
      <w:r w:rsidR="0077305F">
        <w:rPr>
          <w:rFonts w:ascii="맑은 고딕" w:eastAsia="맑은 고딕" w:hAnsi="맑은 고딕" w:cs="맑은 고딕" w:hint="eastAsia"/>
          <w:lang w:eastAsia="ko-KR"/>
        </w:rPr>
        <w:t>최종 식단</w:t>
      </w:r>
      <w:r w:rsidR="004E04E8">
        <w:rPr>
          <w:rFonts w:ascii="맑은 고딕" w:eastAsia="맑은 고딕" w:hAnsi="맑은 고딕" w:cs="맑은 고딕" w:hint="eastAsia"/>
          <w:lang w:eastAsia="ko-KR"/>
        </w:rPr>
        <w:t>에 포함된 영양 성분이</w:t>
      </w:r>
      <w:r w:rsidR="0077305F">
        <w:rPr>
          <w:rFonts w:ascii="맑은 고딕" w:eastAsia="맑은 고딕" w:hAnsi="맑은 고딕" w:cs="맑은 고딕" w:hint="eastAsia"/>
          <w:lang w:eastAsia="ko-KR"/>
        </w:rPr>
        <w:t xml:space="preserve"> 기준 영양 </w:t>
      </w:r>
      <w:r w:rsidR="004E04E8">
        <w:rPr>
          <w:rFonts w:ascii="맑은 고딕" w:eastAsia="맑은 고딕" w:hAnsi="맑은 고딕" w:cs="맑은 고딕" w:hint="eastAsia"/>
          <w:lang w:eastAsia="ko-KR"/>
        </w:rPr>
        <w:t>섭취 기준과 차이가 적기를 원할수록,</w:t>
      </w:r>
      <w:r w:rsidR="004E04E8">
        <w:rPr>
          <w:rFonts w:ascii="맑은 고딕" w:eastAsia="맑은 고딕" w:hAnsi="맑은 고딕" w:cs="맑은 고딕"/>
          <w:lang w:eastAsia="ko-KR"/>
        </w:rPr>
        <w:t xml:space="preserve"> </w:t>
      </w:r>
      <w:r w:rsidR="004E04E8">
        <w:rPr>
          <w:rFonts w:ascii="맑은 고딕" w:eastAsia="맑은 고딕" w:hAnsi="맑은 고딕" w:cs="맑은 고딕" w:hint="eastAsia"/>
          <w:lang w:eastAsia="ko-KR"/>
        </w:rPr>
        <w:t>높게 설정될 수 있다.</w:t>
      </w:r>
      <w:r w:rsidR="004E04E8">
        <w:rPr>
          <w:rFonts w:ascii="맑은 고딕" w:eastAsia="맑은 고딕" w:hAnsi="맑은 고딕" w:cs="맑은 고딕"/>
          <w:lang w:eastAsia="ko-KR"/>
        </w:rPr>
        <w:t xml:space="preserve"> </w:t>
      </w:r>
      <w:r w:rsidR="004E04E8">
        <w:rPr>
          <w:rFonts w:ascii="맑은 고딕" w:eastAsia="맑은 고딕" w:hAnsi="맑은 고딕" w:cs="맑은 고딕" w:hint="eastAsia"/>
          <w:lang w:eastAsia="ko-KR"/>
        </w:rPr>
        <w:t>기준 최저 점수는 최종 식단에 대한 사용자의 선호도가</w:t>
      </w:r>
      <w:r w:rsidR="004E04E8">
        <w:rPr>
          <w:rFonts w:ascii="맑은 고딕" w:eastAsia="맑은 고딕" w:hAnsi="맑은 고딕" w:cs="맑은 고딕"/>
          <w:lang w:eastAsia="ko-KR"/>
        </w:rPr>
        <w:t xml:space="preserve"> </w:t>
      </w:r>
      <w:r w:rsidR="004E04E8">
        <w:rPr>
          <w:rFonts w:ascii="맑은 고딕" w:eastAsia="맑은 고딕" w:hAnsi="맑은 고딕" w:cs="맑은 고딕" w:hint="eastAsia"/>
          <w:lang w:eastAsia="ko-KR"/>
        </w:rPr>
        <w:t>높기를 원할수록 높게 설정될 수 있다.</w:t>
      </w:r>
      <w:r w:rsidR="004E04E8">
        <w:rPr>
          <w:rFonts w:ascii="맑은 고딕" w:eastAsia="맑은 고딕" w:hAnsi="맑은 고딕" w:cs="맑은 고딕"/>
          <w:lang w:eastAsia="ko-KR"/>
        </w:rPr>
        <w:t xml:space="preserve"> </w:t>
      </w:r>
      <w:r w:rsidR="004E04E8">
        <w:rPr>
          <w:rFonts w:ascii="맑은 고딕" w:eastAsia="맑은 고딕" w:hAnsi="맑은 고딕" w:cs="맑은 고딕" w:hint="eastAsia"/>
          <w:lang w:eastAsia="ko-KR"/>
        </w:rPr>
        <w:t>기준 최저 점수는 최종 식단에 포함된 적어도 하나의 음식 메뉴들 간의 조합의 다양성이나,</w:t>
      </w:r>
      <w:r w:rsidR="004E04E8">
        <w:rPr>
          <w:rFonts w:ascii="맑은 고딕" w:eastAsia="맑은 고딕" w:hAnsi="맑은 고딕" w:cs="맑은 고딕"/>
          <w:lang w:eastAsia="ko-KR"/>
        </w:rPr>
        <w:t xml:space="preserve"> </w:t>
      </w:r>
      <w:r w:rsidR="004E04E8">
        <w:rPr>
          <w:rFonts w:ascii="맑은 고딕" w:eastAsia="맑은 고딕" w:hAnsi="맑은 고딕" w:cs="맑은 고딕" w:hint="eastAsia"/>
          <w:lang w:eastAsia="ko-KR"/>
        </w:rPr>
        <w:t xml:space="preserve">적절성이 높기를 </w:t>
      </w:r>
      <w:proofErr w:type="spellStart"/>
      <w:r w:rsidR="004E04E8">
        <w:rPr>
          <w:rFonts w:ascii="맑은 고딕" w:eastAsia="맑은 고딕" w:hAnsi="맑은 고딕" w:cs="맑은 고딕" w:hint="eastAsia"/>
          <w:lang w:eastAsia="ko-KR"/>
        </w:rPr>
        <w:t>높기를</w:t>
      </w:r>
      <w:proofErr w:type="spellEnd"/>
      <w:r w:rsidR="004E04E8">
        <w:rPr>
          <w:rFonts w:ascii="맑은 고딕" w:eastAsia="맑은 고딕" w:hAnsi="맑은 고딕" w:cs="맑은 고딕" w:hint="eastAsia"/>
          <w:lang w:eastAsia="ko-KR"/>
        </w:rPr>
        <w:t xml:space="preserve"> 원할수록 높게 설정될 수 있다.</w:t>
      </w:r>
    </w:p>
    <w:p w14:paraId="5086824B" w14:textId="7A3244B9" w:rsidR="00DE7327" w:rsidRDefault="004E04E8" w:rsidP="0002438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기준 최저 점수는 복수의 영양 평가 점수들,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선호도 평가 점수들 및 복수의 조합 평가 점수</w:t>
      </w:r>
      <w:r w:rsidR="00482B66">
        <w:rPr>
          <w:rFonts w:ascii="맑은 고딕" w:eastAsia="맑은 고딕" w:hAnsi="맑은 고딕" w:cs="맑은 고딕" w:hint="eastAsia"/>
          <w:lang w:eastAsia="ko-KR"/>
        </w:rPr>
        <w:t>들에 공통으로 적용될 수도 있지만,</w:t>
      </w:r>
      <w:r w:rsidR="00482B66">
        <w:rPr>
          <w:rFonts w:ascii="맑은 고딕" w:eastAsia="맑은 고딕" w:hAnsi="맑은 고딕" w:cs="맑은 고딕"/>
          <w:lang w:eastAsia="ko-KR"/>
        </w:rPr>
        <w:t xml:space="preserve"> </w:t>
      </w:r>
      <w:r w:rsidR="00482B66">
        <w:rPr>
          <w:rFonts w:ascii="맑은 고딕" w:eastAsia="맑은 고딕" w:hAnsi="맑은 고딕" w:cs="맑은 고딕" w:hint="eastAsia"/>
          <w:lang w:eastAsia="ko-KR"/>
        </w:rPr>
        <w:t>본 개시는 이에 제한되지 않는다.</w:t>
      </w:r>
      <w:r w:rsidR="00482B66">
        <w:rPr>
          <w:rFonts w:ascii="맑은 고딕" w:eastAsia="맑은 고딕" w:hAnsi="맑은 고딕" w:cs="맑은 고딕"/>
          <w:lang w:eastAsia="ko-KR"/>
        </w:rPr>
        <w:t xml:space="preserve"> </w:t>
      </w:r>
      <w:r w:rsidR="00482B66">
        <w:rPr>
          <w:rFonts w:ascii="맑은 고딕" w:eastAsia="맑은 고딕" w:hAnsi="맑은 고딕" w:cs="맑은 고딕" w:hint="eastAsia"/>
          <w:lang w:eastAsia="ko-KR"/>
        </w:rPr>
        <w:t>시스템 장치(</w:t>
      </w:r>
      <w:r w:rsidR="00482B66">
        <w:rPr>
          <w:rFonts w:ascii="맑은 고딕" w:eastAsia="맑은 고딕" w:hAnsi="맑은 고딕" w:cs="맑은 고딕"/>
          <w:lang w:eastAsia="ko-KR"/>
        </w:rPr>
        <w:t>100)</w:t>
      </w:r>
      <w:r w:rsidR="00482B66">
        <w:rPr>
          <w:rFonts w:ascii="맑은 고딕" w:eastAsia="맑은 고딕" w:hAnsi="맑은 고딕" w:cs="맑은 고딕" w:hint="eastAsia"/>
          <w:lang w:eastAsia="ko-KR"/>
        </w:rPr>
        <w:t>는 복수의 영양 평가 점수들의 기준이 될 제1</w:t>
      </w:r>
      <w:r w:rsidR="00482B66">
        <w:rPr>
          <w:rFonts w:ascii="맑은 고딕" w:eastAsia="맑은 고딕" w:hAnsi="맑은 고딕" w:cs="맑은 고딕"/>
          <w:lang w:eastAsia="ko-KR"/>
        </w:rPr>
        <w:t xml:space="preserve"> </w:t>
      </w:r>
      <w:r w:rsidR="00482B66">
        <w:rPr>
          <w:rFonts w:ascii="맑은 고딕" w:eastAsia="맑은 고딕" w:hAnsi="맑은 고딕" w:cs="맑은 고딕" w:hint="eastAsia"/>
          <w:lang w:eastAsia="ko-KR"/>
        </w:rPr>
        <w:t>기준 최저 점수,</w:t>
      </w:r>
      <w:r w:rsidR="00482B66">
        <w:rPr>
          <w:rFonts w:ascii="맑은 고딕" w:eastAsia="맑은 고딕" w:hAnsi="맑은 고딕" w:cs="맑은 고딕"/>
          <w:lang w:eastAsia="ko-KR"/>
        </w:rPr>
        <w:t xml:space="preserve"> </w:t>
      </w:r>
      <w:r w:rsidR="00482B66">
        <w:rPr>
          <w:rFonts w:ascii="맑은 고딕" w:eastAsia="맑은 고딕" w:hAnsi="맑은 고딕" w:cs="맑은 고딕" w:hint="eastAsia"/>
          <w:lang w:eastAsia="ko-KR"/>
        </w:rPr>
        <w:t>복수의 선호도 평가 점수들의 기준이 될 제2</w:t>
      </w:r>
      <w:r w:rsidR="00482B66">
        <w:rPr>
          <w:rFonts w:ascii="맑은 고딕" w:eastAsia="맑은 고딕" w:hAnsi="맑은 고딕" w:cs="맑은 고딕"/>
          <w:lang w:eastAsia="ko-KR"/>
        </w:rPr>
        <w:t xml:space="preserve"> </w:t>
      </w:r>
      <w:r w:rsidR="00482B66">
        <w:rPr>
          <w:rFonts w:ascii="맑은 고딕" w:eastAsia="맑은 고딕" w:hAnsi="맑은 고딕" w:cs="맑은 고딕" w:hint="eastAsia"/>
          <w:lang w:eastAsia="ko-KR"/>
        </w:rPr>
        <w:t>기준 최저 점수 및 복수의 조합 평가 점수들의 기준이 될 제3</w:t>
      </w:r>
      <w:r w:rsidR="00482B66">
        <w:rPr>
          <w:rFonts w:ascii="맑은 고딕" w:eastAsia="맑은 고딕" w:hAnsi="맑은 고딕" w:cs="맑은 고딕"/>
          <w:lang w:eastAsia="ko-KR"/>
        </w:rPr>
        <w:t xml:space="preserve"> </w:t>
      </w:r>
      <w:r w:rsidR="00482B66">
        <w:rPr>
          <w:rFonts w:ascii="맑은 고딕" w:eastAsia="맑은 고딕" w:hAnsi="맑은 고딕" w:cs="맑은 고딕" w:hint="eastAsia"/>
          <w:lang w:eastAsia="ko-KR"/>
        </w:rPr>
        <w:t>기준 최저 점수를 설정하고 이용할 수도 있다.</w:t>
      </w:r>
    </w:p>
    <w:p w14:paraId="75836D1B" w14:textId="454D9714" w:rsidR="00482B66" w:rsidRDefault="00482B66" w:rsidP="0002438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S410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최종 식단 선별 모듈(</w:t>
      </w:r>
      <w:r>
        <w:rPr>
          <w:rFonts w:ascii="맑은 고딕" w:eastAsia="맑은 고딕" w:hAnsi="맑은 고딕" w:cs="맑은 고딕"/>
          <w:lang w:eastAsia="ko-KR"/>
        </w:rPr>
        <w:t>130)</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 각각에 대응되는 복수의 영양 평가 점수들,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선호도 평가 점수들 및 복수의 조합 평가 점수들 각각이 미리 설정된 기준 최저 점수보다 </w:t>
      </w:r>
      <w:proofErr w:type="spellStart"/>
      <w:r>
        <w:rPr>
          <w:rFonts w:ascii="맑은 고딕" w:eastAsia="맑은 고딕" w:hAnsi="맑은 고딕" w:cs="맑은 고딕" w:hint="eastAsia"/>
          <w:lang w:eastAsia="ko-KR"/>
        </w:rPr>
        <w:t>높은지</w:t>
      </w:r>
      <w:proofErr w:type="spellEnd"/>
      <w:r>
        <w:rPr>
          <w:rFonts w:ascii="맑은 고딕" w:eastAsia="맑은 고딕" w:hAnsi="맑은 고딕" w:cs="맑은 고딕" w:hint="eastAsia"/>
          <w:lang w:eastAsia="ko-KR"/>
        </w:rPr>
        <w:t xml:space="preserve"> 여부를 식별</w:t>
      </w:r>
      <w:r w:rsidR="00C07A11">
        <w:rPr>
          <w:rFonts w:ascii="맑은 고딕" w:eastAsia="맑은 고딕" w:hAnsi="맑은 고딕" w:cs="맑은 고딕" w:hint="eastAsia"/>
          <w:lang w:eastAsia="ko-KR"/>
        </w:rPr>
        <w:t>할 수 있다.</w:t>
      </w:r>
    </w:p>
    <w:p w14:paraId="331DA2BF" w14:textId="411D8F96" w:rsidR="00C07A11" w:rsidRDefault="00C07A11" w:rsidP="00C07A11">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최종 식단을 선별하여 제공하는 단계(</w:t>
      </w:r>
      <w:r>
        <w:rPr>
          <w:rFonts w:ascii="맑은 고딕" w:eastAsia="맑은 고딕" w:hAnsi="맑은 고딕" w:cs="맑은 고딕"/>
          <w:lang w:eastAsia="ko-KR"/>
        </w:rPr>
        <w:t>S400)</w:t>
      </w:r>
      <w:r>
        <w:rPr>
          <w:rFonts w:ascii="맑은 고딕" w:eastAsia="맑은 고딕" w:hAnsi="맑은 고딕" w:cs="맑은 고딕" w:hint="eastAsia"/>
          <w:lang w:eastAsia="ko-KR"/>
        </w:rPr>
        <w:t xml:space="preserve">는 </w:t>
      </w:r>
      <w:r w:rsidR="00BA7FFA">
        <w:rPr>
          <w:rFonts w:ascii="맑은 고딕" w:eastAsia="맑은 고딕" w:hAnsi="맑은 고딕" w:cs="맑은 고딕" w:hint="eastAsia"/>
          <w:lang w:eastAsia="ko-KR"/>
        </w:rPr>
        <w:t>복수의 후보 식단들 중,</w:t>
      </w:r>
      <w:r w:rsidR="00BA7FFA">
        <w:rPr>
          <w:rFonts w:ascii="맑은 고딕" w:eastAsia="맑은 고딕" w:hAnsi="맑은 고딕" w:cs="맑은 고딕"/>
          <w:lang w:eastAsia="ko-KR"/>
        </w:rPr>
        <w:t xml:space="preserve"> </w:t>
      </w:r>
      <w:r w:rsidR="00BA7FFA">
        <w:rPr>
          <w:rFonts w:ascii="맑은 고딕" w:eastAsia="맑은 고딕" w:hAnsi="맑은 고딕" w:cs="맑은 고딕" w:hint="eastAsia"/>
          <w:lang w:eastAsia="ko-KR"/>
        </w:rPr>
        <w:t>영양 평가 점수,</w:t>
      </w:r>
      <w:r w:rsidR="00BA7FFA">
        <w:rPr>
          <w:rFonts w:ascii="맑은 고딕" w:eastAsia="맑은 고딕" w:hAnsi="맑은 고딕" w:cs="맑은 고딕"/>
          <w:lang w:eastAsia="ko-KR"/>
        </w:rPr>
        <w:t xml:space="preserve"> </w:t>
      </w:r>
      <w:r w:rsidR="00BA7FFA">
        <w:rPr>
          <w:rFonts w:ascii="맑은 고딕" w:eastAsia="맑은 고딕" w:hAnsi="맑은 고딕" w:cs="맑은 고딕" w:hint="eastAsia"/>
          <w:lang w:eastAsia="ko-KR"/>
        </w:rPr>
        <w:t xml:space="preserve">선호도 평가 점수 및 조합 평가 점수 모두가 기준 최저 점수보다 높다고 </w:t>
      </w:r>
      <w:r w:rsidR="00265DD3">
        <w:rPr>
          <w:rFonts w:ascii="맑은 고딕" w:eastAsia="맑은 고딕" w:hAnsi="맑은 고딕" w:cs="맑은 고딕" w:hint="eastAsia"/>
          <w:lang w:eastAsia="ko-KR"/>
        </w:rPr>
        <w:t>식별된 적어도 하나의 후보 식단에 대응되는,</w:t>
      </w:r>
      <w:r w:rsidR="00265DD3">
        <w:rPr>
          <w:rFonts w:ascii="맑은 고딕" w:eastAsia="맑은 고딕" w:hAnsi="맑은 고딕" w:cs="맑은 고딕"/>
          <w:lang w:eastAsia="ko-KR"/>
        </w:rPr>
        <w:t xml:space="preserve"> </w:t>
      </w:r>
      <w:r w:rsidR="00265DD3">
        <w:rPr>
          <w:rFonts w:ascii="맑은 고딕" w:eastAsia="맑은 고딕" w:hAnsi="맑은 고딕" w:cs="맑은 고딕" w:hint="eastAsia"/>
          <w:lang w:eastAsia="ko-KR"/>
        </w:rPr>
        <w:t>적어도 하나의 영양 평가 점수,</w:t>
      </w:r>
      <w:r w:rsidR="00265DD3">
        <w:rPr>
          <w:rFonts w:ascii="맑은 고딕" w:eastAsia="맑은 고딕" w:hAnsi="맑은 고딕" w:cs="맑은 고딕"/>
          <w:lang w:eastAsia="ko-KR"/>
        </w:rPr>
        <w:t xml:space="preserve"> </w:t>
      </w:r>
      <w:r w:rsidR="00265DD3">
        <w:rPr>
          <w:rFonts w:ascii="맑은 고딕" w:eastAsia="맑은 고딕" w:hAnsi="맑은 고딕" w:cs="맑은 고딕" w:hint="eastAsia"/>
          <w:lang w:eastAsia="ko-KR"/>
        </w:rPr>
        <w:t>적어도 하나의 선호도 평가 점수 및 적어도 하나의 조합 평가 점수의 평균을 계산하여,</w:t>
      </w:r>
      <w:r w:rsidR="00265DD3">
        <w:rPr>
          <w:rFonts w:ascii="맑은 고딕" w:eastAsia="맑은 고딕" w:hAnsi="맑은 고딕" w:cs="맑은 고딕"/>
          <w:lang w:eastAsia="ko-KR"/>
        </w:rPr>
        <w:t xml:space="preserve"> </w:t>
      </w:r>
      <w:r w:rsidR="00265DD3">
        <w:rPr>
          <w:rFonts w:ascii="맑은 고딕" w:eastAsia="맑은 고딕" w:hAnsi="맑은 고딕" w:cs="맑은 고딕" w:hint="eastAsia"/>
          <w:lang w:eastAsia="ko-KR"/>
        </w:rPr>
        <w:t xml:space="preserve">적어도 하나의 후보 식단에 대응되는 적어도 하나의 평균 </w:t>
      </w:r>
      <w:r w:rsidR="00265DD3">
        <w:rPr>
          <w:rFonts w:ascii="맑은 고딕" w:eastAsia="맑은 고딕" w:hAnsi="맑은 고딕" w:cs="맑은 고딕" w:hint="eastAsia"/>
          <w:lang w:eastAsia="ko-KR"/>
        </w:rPr>
        <w:lastRenderedPageBreak/>
        <w:t>점수를 획득하는 단계(</w:t>
      </w:r>
      <w:r w:rsidR="00265DD3">
        <w:rPr>
          <w:rFonts w:ascii="맑은 고딕" w:eastAsia="맑은 고딕" w:hAnsi="맑은 고딕" w:cs="맑은 고딕"/>
          <w:lang w:eastAsia="ko-KR"/>
        </w:rPr>
        <w:t>S420)</w:t>
      </w:r>
      <w:r w:rsidR="00265DD3">
        <w:rPr>
          <w:rFonts w:ascii="맑은 고딕" w:eastAsia="맑은 고딕" w:hAnsi="맑은 고딕" w:cs="맑은 고딕" w:hint="eastAsia"/>
          <w:lang w:eastAsia="ko-KR"/>
        </w:rPr>
        <w:t>를 포함할 수 있다.</w:t>
      </w:r>
    </w:p>
    <w:p w14:paraId="261A32A7" w14:textId="0D789F47" w:rsidR="00265DD3" w:rsidRDefault="00265DD3" w:rsidP="00C07A11">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단계 </w:t>
      </w:r>
      <w:r>
        <w:rPr>
          <w:rFonts w:ascii="맑은 고딕" w:eastAsia="맑은 고딕" w:hAnsi="맑은 고딕" w:cs="맑은 고딕"/>
          <w:lang w:eastAsia="ko-KR"/>
        </w:rPr>
        <w:t>S410</w:t>
      </w:r>
      <w:r>
        <w:rPr>
          <w:rFonts w:ascii="맑은 고딕" w:eastAsia="맑은 고딕" w:hAnsi="맑은 고딕" w:cs="맑은 고딕" w:hint="eastAsia"/>
          <w:lang w:eastAsia="ko-KR"/>
        </w:rPr>
        <w:t>을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 중에서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점수,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선호도 평가 점수 및 조합 평가 점수 모두가 기준 최저 점수보다 높다고 식별된 적어도 하나의 후보 식단을 선별할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이를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사용자에게 영양,</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선호도 및 조합 모두 고려된 최종 식단(</w:t>
      </w:r>
      <w:r>
        <w:rPr>
          <w:rFonts w:ascii="맑은 고딕" w:eastAsia="맑은 고딕" w:hAnsi="맑은 고딕" w:cs="맑은 고딕"/>
          <w:lang w:eastAsia="ko-KR"/>
        </w:rPr>
        <w:t>300)</w:t>
      </w:r>
      <w:r>
        <w:rPr>
          <w:rFonts w:ascii="맑은 고딕" w:eastAsia="맑은 고딕" w:hAnsi="맑은 고딕" w:cs="맑은 고딕" w:hint="eastAsia"/>
          <w:lang w:eastAsia="ko-KR"/>
        </w:rPr>
        <w:t>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제공할 수 있다.</w:t>
      </w:r>
      <w:r w:rsidR="00FB59B7">
        <w:rPr>
          <w:rFonts w:ascii="맑은 고딕" w:eastAsia="맑은 고딕" w:hAnsi="맑은 고딕" w:cs="맑은 고딕"/>
          <w:lang w:eastAsia="ko-KR"/>
        </w:rPr>
        <w:t xml:space="preserve"> </w:t>
      </w:r>
      <w:r w:rsidR="00FB59B7">
        <w:rPr>
          <w:rFonts w:ascii="맑은 고딕" w:eastAsia="맑은 고딕" w:hAnsi="맑은 고딕" w:cs="맑은 고딕" w:hint="eastAsia"/>
          <w:lang w:eastAsia="ko-KR"/>
        </w:rPr>
        <w:t>복수의 후보 식단들 중 영양 평가 점수,</w:t>
      </w:r>
      <w:r w:rsidR="00FB59B7">
        <w:rPr>
          <w:rFonts w:ascii="맑은 고딕" w:eastAsia="맑은 고딕" w:hAnsi="맑은 고딕" w:cs="맑은 고딕"/>
          <w:lang w:eastAsia="ko-KR"/>
        </w:rPr>
        <w:t xml:space="preserve"> </w:t>
      </w:r>
      <w:r w:rsidR="00FB59B7">
        <w:rPr>
          <w:rFonts w:ascii="맑은 고딕" w:eastAsia="맑은 고딕" w:hAnsi="맑은 고딕" w:cs="맑은 고딕" w:hint="eastAsia"/>
          <w:lang w:eastAsia="ko-KR"/>
        </w:rPr>
        <w:t>선호도 평가 점수 또는 조합 평가 점수</w:t>
      </w:r>
      <w:r w:rsidR="00FB59B7">
        <w:rPr>
          <w:rFonts w:ascii="맑은 고딕" w:eastAsia="맑은 고딕" w:hAnsi="맑은 고딕" w:cs="맑은 고딕"/>
          <w:lang w:eastAsia="ko-KR"/>
        </w:rPr>
        <w:t xml:space="preserve"> </w:t>
      </w:r>
      <w:r w:rsidR="00FB59B7">
        <w:rPr>
          <w:rFonts w:ascii="맑은 고딕" w:eastAsia="맑은 고딕" w:hAnsi="맑은 고딕" w:cs="맑은 고딕" w:hint="eastAsia"/>
          <w:lang w:eastAsia="ko-KR"/>
        </w:rPr>
        <w:t>중 적어도 하나가 기준 최저 점수와 같거나 낮다고 식별된 적어도 하나의 후보 식단에 대하여는 단계 S</w:t>
      </w:r>
      <w:r w:rsidR="00FB59B7">
        <w:rPr>
          <w:rFonts w:ascii="맑은 고딕" w:eastAsia="맑은 고딕" w:hAnsi="맑은 고딕" w:cs="맑은 고딕"/>
          <w:lang w:eastAsia="ko-KR"/>
        </w:rPr>
        <w:t xml:space="preserve">420 </w:t>
      </w:r>
      <w:r w:rsidR="00FB59B7">
        <w:rPr>
          <w:rFonts w:ascii="맑은 고딕" w:eastAsia="맑은 고딕" w:hAnsi="맑은 고딕" w:cs="맑은 고딕" w:hint="eastAsia"/>
          <w:lang w:eastAsia="ko-KR"/>
        </w:rPr>
        <w:t xml:space="preserve">및 단계 </w:t>
      </w:r>
      <w:r w:rsidR="00FB59B7">
        <w:rPr>
          <w:rFonts w:ascii="맑은 고딕" w:eastAsia="맑은 고딕" w:hAnsi="맑은 고딕" w:cs="맑은 고딕"/>
          <w:lang w:eastAsia="ko-KR"/>
        </w:rPr>
        <w:t>S430</w:t>
      </w:r>
      <w:r w:rsidR="00FB59B7">
        <w:rPr>
          <w:rFonts w:ascii="맑은 고딕" w:eastAsia="맑은 고딕" w:hAnsi="맑은 고딕" w:cs="맑은 고딕" w:hint="eastAsia"/>
          <w:lang w:eastAsia="ko-KR"/>
        </w:rPr>
        <w:t>의 동작이 수행되지 않을 수 있다.</w:t>
      </w:r>
    </w:p>
    <w:p w14:paraId="02E1D343" w14:textId="0F227375" w:rsidR="00265DD3" w:rsidRDefault="00265DD3" w:rsidP="00C07A11">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S420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최종 식단 선별 모듈(</w:t>
      </w:r>
      <w:r>
        <w:rPr>
          <w:rFonts w:ascii="맑은 고딕" w:eastAsia="맑은 고딕" w:hAnsi="맑은 고딕" w:cs="맑은 고딕"/>
          <w:lang w:eastAsia="ko-KR"/>
        </w:rPr>
        <w:t>130)</w:t>
      </w:r>
      <w:r>
        <w:rPr>
          <w:rFonts w:ascii="맑은 고딕" w:eastAsia="맑은 고딕" w:hAnsi="맑은 고딕" w:cs="맑은 고딕" w:hint="eastAsia"/>
          <w:lang w:eastAsia="ko-KR"/>
        </w:rPr>
        <w:t>을 이용하여,</w:t>
      </w:r>
      <w:r w:rsidR="00D67AA8" w:rsidRPr="00D67AA8">
        <w:rPr>
          <w:rFonts w:ascii="맑은 고딕" w:eastAsia="맑은 고딕" w:hAnsi="맑은 고딕" w:cs="맑은 고딕" w:hint="eastAsia"/>
          <w:lang w:eastAsia="ko-KR"/>
        </w:rPr>
        <w:t xml:space="preserve"> </w:t>
      </w:r>
      <w:r w:rsidR="00D67AA8">
        <w:rPr>
          <w:rFonts w:ascii="맑은 고딕" w:eastAsia="맑은 고딕" w:hAnsi="맑은 고딕" w:cs="맑은 고딕" w:hint="eastAsia"/>
          <w:lang w:eastAsia="ko-KR"/>
        </w:rPr>
        <w:t>복수의 후보 식단들 중,</w:t>
      </w:r>
      <w:r w:rsidR="00D67AA8">
        <w:rPr>
          <w:rFonts w:ascii="맑은 고딕" w:eastAsia="맑은 고딕" w:hAnsi="맑은 고딕" w:cs="맑은 고딕"/>
          <w:lang w:eastAsia="ko-KR"/>
        </w:rPr>
        <w:t xml:space="preserve"> </w:t>
      </w:r>
      <w:r w:rsidR="00D67AA8">
        <w:rPr>
          <w:rFonts w:ascii="맑은 고딕" w:eastAsia="맑은 고딕" w:hAnsi="맑은 고딕" w:cs="맑은 고딕" w:hint="eastAsia"/>
          <w:lang w:eastAsia="ko-KR"/>
        </w:rPr>
        <w:t>영양 평가 점수,</w:t>
      </w:r>
      <w:r w:rsidR="00D67AA8">
        <w:rPr>
          <w:rFonts w:ascii="맑은 고딕" w:eastAsia="맑은 고딕" w:hAnsi="맑은 고딕" w:cs="맑은 고딕"/>
          <w:lang w:eastAsia="ko-KR"/>
        </w:rPr>
        <w:t xml:space="preserve"> </w:t>
      </w:r>
      <w:r w:rsidR="00D67AA8">
        <w:rPr>
          <w:rFonts w:ascii="맑은 고딕" w:eastAsia="맑은 고딕" w:hAnsi="맑은 고딕" w:cs="맑은 고딕" w:hint="eastAsia"/>
          <w:lang w:eastAsia="ko-KR"/>
        </w:rPr>
        <w:t>선호도 평가 점수 및 조합 평가 점수 모두가 기준 최저 점수보다 높다고 식별된 적어도 하나의 후보 식단에 대응되는,</w:t>
      </w:r>
      <w:r w:rsidR="00D67AA8">
        <w:rPr>
          <w:rFonts w:ascii="맑은 고딕" w:eastAsia="맑은 고딕" w:hAnsi="맑은 고딕" w:cs="맑은 고딕"/>
          <w:lang w:eastAsia="ko-KR"/>
        </w:rPr>
        <w:t xml:space="preserve"> </w:t>
      </w:r>
      <w:r w:rsidR="00D67AA8">
        <w:rPr>
          <w:rFonts w:ascii="맑은 고딕" w:eastAsia="맑은 고딕" w:hAnsi="맑은 고딕" w:cs="맑은 고딕" w:hint="eastAsia"/>
          <w:lang w:eastAsia="ko-KR"/>
        </w:rPr>
        <w:t>적어도 하나의 영양 평가 점수,</w:t>
      </w:r>
      <w:r w:rsidR="00D67AA8">
        <w:rPr>
          <w:rFonts w:ascii="맑은 고딕" w:eastAsia="맑은 고딕" w:hAnsi="맑은 고딕" w:cs="맑은 고딕"/>
          <w:lang w:eastAsia="ko-KR"/>
        </w:rPr>
        <w:t xml:space="preserve"> </w:t>
      </w:r>
      <w:r w:rsidR="00D67AA8">
        <w:rPr>
          <w:rFonts w:ascii="맑은 고딕" w:eastAsia="맑은 고딕" w:hAnsi="맑은 고딕" w:cs="맑은 고딕" w:hint="eastAsia"/>
          <w:lang w:eastAsia="ko-KR"/>
        </w:rPr>
        <w:t>적어도 하나의 선호도 평가 점수 및 적어도 하나의 조합 평가 점수의 평균을 계산하여,</w:t>
      </w:r>
      <w:r w:rsidR="00D67AA8">
        <w:rPr>
          <w:rFonts w:ascii="맑은 고딕" w:eastAsia="맑은 고딕" w:hAnsi="맑은 고딕" w:cs="맑은 고딕"/>
          <w:lang w:eastAsia="ko-KR"/>
        </w:rPr>
        <w:t xml:space="preserve"> </w:t>
      </w:r>
      <w:r w:rsidR="00D67AA8">
        <w:rPr>
          <w:rFonts w:ascii="맑은 고딕" w:eastAsia="맑은 고딕" w:hAnsi="맑은 고딕" w:cs="맑은 고딕" w:hint="eastAsia"/>
          <w:lang w:eastAsia="ko-KR"/>
        </w:rPr>
        <w:t>적어도 하나의 후보 식단에 대응되는 적어도 하나의 평균 점수를 획득</w:t>
      </w:r>
      <w:r w:rsidR="00B95C33">
        <w:rPr>
          <w:rFonts w:ascii="맑은 고딕" w:eastAsia="맑은 고딕" w:hAnsi="맑은 고딕" w:cs="맑은 고딕" w:hint="eastAsia"/>
          <w:lang w:eastAsia="ko-KR"/>
        </w:rPr>
        <w:t>할 수 있다.</w:t>
      </w:r>
    </w:p>
    <w:p w14:paraId="37B41B8F" w14:textId="43E5235F" w:rsidR="00B95C33" w:rsidRDefault="00B95C33" w:rsidP="00C07A11">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sidR="006D7D75">
        <w:rPr>
          <w:rFonts w:ascii="맑은 고딕" w:eastAsia="맑은 고딕" w:hAnsi="맑은 고딕" w:cs="맑은 고딕" w:hint="eastAsia"/>
          <w:lang w:eastAsia="ko-KR"/>
        </w:rPr>
        <w:t>최종 식단을 선별하여 제공하는 단계(</w:t>
      </w:r>
      <w:r w:rsidR="006D7D75">
        <w:rPr>
          <w:rFonts w:ascii="맑은 고딕" w:eastAsia="맑은 고딕" w:hAnsi="맑은 고딕" w:cs="맑은 고딕"/>
          <w:lang w:eastAsia="ko-KR"/>
        </w:rPr>
        <w:t>S400)</w:t>
      </w:r>
      <w:r w:rsidR="006D7D75">
        <w:rPr>
          <w:rFonts w:ascii="맑은 고딕" w:eastAsia="맑은 고딕" w:hAnsi="맑은 고딕" w:cs="맑은 고딕" w:hint="eastAsia"/>
          <w:lang w:eastAsia="ko-KR"/>
        </w:rPr>
        <w:t>는 적어도 하나의 평균 점수 중 가장 높은 평균 점수를 갖는 후보 식단을 최종 식단으로 선별하는 단계(</w:t>
      </w:r>
      <w:r w:rsidR="006D7D75">
        <w:rPr>
          <w:rFonts w:ascii="맑은 고딕" w:eastAsia="맑은 고딕" w:hAnsi="맑은 고딕" w:cs="맑은 고딕"/>
          <w:lang w:eastAsia="ko-KR"/>
        </w:rPr>
        <w:t>S430)</w:t>
      </w:r>
      <w:r w:rsidR="006D7D75">
        <w:rPr>
          <w:rFonts w:ascii="맑은 고딕" w:eastAsia="맑은 고딕" w:hAnsi="맑은 고딕" w:cs="맑은 고딕" w:hint="eastAsia"/>
          <w:lang w:eastAsia="ko-KR"/>
        </w:rPr>
        <w:t>를 포함할 수 있다.</w:t>
      </w:r>
    </w:p>
    <w:p w14:paraId="0DB84355" w14:textId="7E60B384" w:rsidR="00DE7327" w:rsidRDefault="006D7D75" w:rsidP="0002438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단계 S</w:t>
      </w:r>
      <w:r>
        <w:rPr>
          <w:rFonts w:ascii="맑은 고딕" w:eastAsia="맑은 고딕" w:hAnsi="맑은 고딕" w:cs="맑은 고딕"/>
          <w:lang w:eastAsia="ko-KR"/>
        </w:rPr>
        <w:t>430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최종 식단 선별 모듈(</w:t>
      </w:r>
      <w:r>
        <w:rPr>
          <w:rFonts w:ascii="맑은 고딕" w:eastAsia="맑은 고딕" w:hAnsi="맑은 고딕" w:cs="맑은 고딕"/>
          <w:lang w:eastAsia="ko-KR"/>
        </w:rPr>
        <w:t>130)</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S420</w:t>
      </w:r>
      <w:r>
        <w:rPr>
          <w:rFonts w:ascii="맑은 고딕" w:eastAsia="맑은 고딕" w:hAnsi="맑은 고딕" w:cs="맑은 고딕" w:hint="eastAsia"/>
          <w:lang w:eastAsia="ko-KR"/>
        </w:rPr>
        <w:t>에서 획득된 적어도 하나의 후보 식단 각각의 평가 점수를 비교하여,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적어도 하나의 후보 식단 중 가장 높은 평균 점수를 갖는 후보 식단을 최종 식단으로 선별할 수 있다.</w:t>
      </w:r>
    </w:p>
    <w:p w14:paraId="163EF04C"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t xml:space="preserve">이상에서 설명된 실시예들은 하드웨어 구성요소, 소프트웨어 구성요소, 및/또는 </w:t>
      </w:r>
      <w:r>
        <w:rPr>
          <w:rFonts w:ascii="맑은 고딕" w:eastAsia="맑은 고딕" w:hAnsi="맑은 고딕" w:cs="맑은 고딕"/>
          <w:sz w:val="22"/>
          <w:szCs w:val="22"/>
          <w:lang w:eastAsia="ko-KR"/>
        </w:rPr>
        <w:lastRenderedPageBreak/>
        <w:t xml:space="preserve">하드웨어 구성요소 및 소프트웨어 구성요소의 조합으로 구현될 수 있다.  예를 들어, </w:t>
      </w:r>
      <w:proofErr w:type="spellStart"/>
      <w:r>
        <w:rPr>
          <w:rFonts w:ascii="맑은 고딕" w:eastAsia="맑은 고딕" w:hAnsi="맑은 고딕" w:cs="맑은 고딕"/>
          <w:sz w:val="22"/>
          <w:szCs w:val="22"/>
          <w:lang w:eastAsia="ko-KR"/>
        </w:rPr>
        <w:t>실시예들에서</w:t>
      </w:r>
      <w:proofErr w:type="spellEnd"/>
      <w:r>
        <w:rPr>
          <w:rFonts w:ascii="맑은 고딕" w:eastAsia="맑은 고딕" w:hAnsi="맑은 고딕" w:cs="맑은 고딕"/>
          <w:sz w:val="22"/>
          <w:szCs w:val="22"/>
          <w:lang w:eastAsia="ko-KR"/>
        </w:rPr>
        <w:t xml:space="preserve"> 설명된 장치, 방법 및 구성요소는, 예를 들어, 프로세서, </w:t>
      </w:r>
      <w:proofErr w:type="spellStart"/>
      <w:r>
        <w:rPr>
          <w:rFonts w:ascii="맑은 고딕" w:eastAsia="맑은 고딕" w:hAnsi="맑은 고딕" w:cs="맑은 고딕"/>
          <w:sz w:val="22"/>
          <w:szCs w:val="22"/>
          <w:lang w:eastAsia="ko-KR"/>
        </w:rPr>
        <w:t>콘트롤러</w:t>
      </w:r>
      <w:proofErr w:type="spellEnd"/>
      <w:r>
        <w:rPr>
          <w:rFonts w:ascii="맑은 고딕" w:eastAsia="맑은 고딕" w:hAnsi="맑은 고딕" w:cs="맑은 고딕"/>
          <w:sz w:val="22"/>
          <w:szCs w:val="22"/>
          <w:lang w:eastAsia="ko-KR"/>
        </w:rPr>
        <w:t xml:space="preserve">, ALU(arithmetic logic unit), 디지털 신호 프로세서(digital signal processor), 마이크로컴퓨터, FPGA(field programmable gate array), PLU(programmable logic unit), 마이크로프로세서, 또는 명령(instruction)을 실행하고 응답할 수 있는 다른 어떠한 장치와 같이, 하나 이상의 범용 컴퓨터 또는 특수 목적 컴퓨터를 이용하여 구현될 수 있다.  처리 장치는 운영 체제(OS) 및 상기 운영 체제 상에서 수행되는 하나 이상의 소프트웨어 애플리케이션을 수행할 수 있다.  또한, 처리 장치는 소프트웨어의 실행에 응답하여, 데이터를 접근, 저장, 조작, 처리 및 생성할 수도 있다.  이해의 편의를 위하여, 처리 장치는 하나가 사용되는 것으로 설명된 경우도 있지만, 해당 기술분야에서 통상의 지식을 가진 자는, 처리 장치가 복수 개의 처리 요소(processing element) 및/또는 복수 유형의 처리 요소를 포함할 수 있음을 알 수 있다.  예를 들어, 처리 장치는 복수 개의 프로세서 또는 하나의 프로세서 및 하나의 </w:t>
      </w:r>
      <w:proofErr w:type="spellStart"/>
      <w:r>
        <w:rPr>
          <w:rFonts w:ascii="맑은 고딕" w:eastAsia="맑은 고딕" w:hAnsi="맑은 고딕" w:cs="맑은 고딕"/>
          <w:sz w:val="22"/>
          <w:szCs w:val="22"/>
          <w:lang w:eastAsia="ko-KR"/>
        </w:rPr>
        <w:t>콘트롤러를</w:t>
      </w:r>
      <w:proofErr w:type="spellEnd"/>
      <w:r>
        <w:rPr>
          <w:rFonts w:ascii="맑은 고딕" w:eastAsia="맑은 고딕" w:hAnsi="맑은 고딕" w:cs="맑은 고딕"/>
          <w:sz w:val="22"/>
          <w:szCs w:val="22"/>
          <w:lang w:eastAsia="ko-KR"/>
        </w:rPr>
        <w:t xml:space="preserve"> 포함할 수 있다.  또한, 병렬 프로세서(parallel processor)와 같은, 다른 처리 구성(processing configuration)도 가능하다.</w:t>
      </w:r>
    </w:p>
    <w:p w14:paraId="07954E22"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t xml:space="preserve">실시예에 따른 방법은 다양한 컴퓨터 수단을 통하여 수행될 수 있는 프로그램 명령 형태로 구현되어 컴퓨터 판독 가능 매체에 기록될 수 있다.  상기 컴퓨터 판독 가능 매체는 프로그램 명령, 데이터 파일, 데이터 구조 등을 단독으로 또는 조합하여 포함할 수 있다.  상기 매체에 기록되는 프로그램 명령은 실시예를 위하여 특별히 설계되고 구성된 것들이거나 컴퓨터 소프트웨어 당업자에게 공지되어 사용 가능한 것일 수도 있다.  컴퓨터 판독 가능 기록 매체의 예에는 하드 디스크, 플로피 디스크 및 자기 테이프와 같은 자기 매체(magnetic media), CD-ROM, DVD와 같은 </w:t>
      </w:r>
      <w:proofErr w:type="spellStart"/>
      <w:r>
        <w:rPr>
          <w:rFonts w:ascii="맑은 고딕" w:eastAsia="맑은 고딕" w:hAnsi="맑은 고딕" w:cs="맑은 고딕"/>
          <w:sz w:val="22"/>
          <w:szCs w:val="22"/>
          <w:lang w:eastAsia="ko-KR"/>
        </w:rPr>
        <w:t>광기록</w:t>
      </w:r>
      <w:proofErr w:type="spellEnd"/>
      <w:r>
        <w:rPr>
          <w:rFonts w:ascii="맑은 고딕" w:eastAsia="맑은 고딕" w:hAnsi="맑은 고딕" w:cs="맑은 고딕"/>
          <w:sz w:val="22"/>
          <w:szCs w:val="22"/>
          <w:lang w:eastAsia="ko-KR"/>
        </w:rPr>
        <w:t xml:space="preserve"> 매체(optical media), </w:t>
      </w:r>
      <w:proofErr w:type="spellStart"/>
      <w:r>
        <w:rPr>
          <w:rFonts w:ascii="맑은 고딕" w:eastAsia="맑은 고딕" w:hAnsi="맑은 고딕" w:cs="맑은 고딕"/>
          <w:sz w:val="22"/>
          <w:szCs w:val="22"/>
          <w:lang w:eastAsia="ko-KR"/>
        </w:rPr>
        <w:t>플롭티컬</w:t>
      </w:r>
      <w:proofErr w:type="spellEnd"/>
      <w:r>
        <w:rPr>
          <w:rFonts w:ascii="맑은 고딕" w:eastAsia="맑은 고딕" w:hAnsi="맑은 고딕" w:cs="맑은 고딕"/>
          <w:sz w:val="22"/>
          <w:szCs w:val="22"/>
          <w:lang w:eastAsia="ko-KR"/>
        </w:rPr>
        <w:t xml:space="preserve"> 디스크(floptical disk)와 같은 자기-광 매체(magneto-optical media), 및 롬(ROM), 램(RAM), 플래시 메모리 등과 같은 프로그램 명령을 저장하고 수행하도록 특별히 구성된 하드웨어 장치가 포함된다.  프로그램 명령의 예에는 컴파일러에 의해 만들어지는 것과 같은 기계어 </w:t>
      </w:r>
      <w:proofErr w:type="spellStart"/>
      <w:r>
        <w:rPr>
          <w:rFonts w:ascii="맑은 고딕" w:eastAsia="맑은 고딕" w:hAnsi="맑은 고딕" w:cs="맑은 고딕"/>
          <w:sz w:val="22"/>
          <w:szCs w:val="22"/>
          <w:lang w:eastAsia="ko-KR"/>
        </w:rPr>
        <w:t>코드뿐만</w:t>
      </w:r>
      <w:proofErr w:type="spellEnd"/>
      <w:r>
        <w:rPr>
          <w:rFonts w:ascii="맑은 고딕" w:eastAsia="맑은 고딕" w:hAnsi="맑은 고딕" w:cs="맑은 고딕"/>
          <w:sz w:val="22"/>
          <w:szCs w:val="22"/>
          <w:lang w:eastAsia="ko-KR"/>
        </w:rPr>
        <w:t xml:space="preserve"> 아니라 인터프리터 </w:t>
      </w:r>
      <w:r>
        <w:rPr>
          <w:rFonts w:ascii="맑은 고딕" w:eastAsia="맑은 고딕" w:hAnsi="맑은 고딕" w:cs="맑은 고딕"/>
          <w:sz w:val="22"/>
          <w:szCs w:val="22"/>
          <w:lang w:eastAsia="ko-KR"/>
        </w:rPr>
        <w:lastRenderedPageBreak/>
        <w:t>등을 사용해서 컴퓨터에 의해서 실행될 수 있는 고급 언어 코드를 포함한다.  상기된 하드웨어 장치는 실시예의 동작을 수행하기 위해 하나 이상의 소프트웨어 모듈로서 작동하도록 구성될 수 있으며, 그 역도 마찬가지이다.</w:t>
      </w:r>
    </w:p>
    <w:p w14:paraId="05E31C83"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t>소프트웨어는 컴퓨터 프로그램(computer program), 코드(code), 명령(instruction), 또는 이들 중 하나 이상의 조합을 포함할 수 있으며, 원하는 대로 동작하도록 처리 장치를 구성하거나 독립적으로 또는 결합적으로(collectively) 처리 장치를 명령할 수 있다.  소프트웨어 및/또는 데이터는, 처리 장치에 의하여 해석되거나 처리 장치에 명령 또는 데이터를 제공하기 위하여, 어떤 유형의 기계, 구성요소(component), 물리적 장치, 가상 장치(virtual equipment), 컴퓨터 저장 매체 또는 장치, 또는 전송되는 신호 파(signal wave)에 영구적으로, 또는 일시적으로 구체화(embody)될 수 있다.  소프트웨어는 네트워크로 연결된 컴퓨터 시스템 상에 분산되어서, 분산된 방법으로 저장되거나 실행될 수도 있다.  소프트웨어 및 데이터는 하나 이상의 컴퓨터 판독 가능 기록 매체에 저장될 수 있다.</w:t>
      </w:r>
    </w:p>
    <w:p w14:paraId="74C97CDE"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t>이상과 같이 실시예들이 비록 한정된 도면에 의해 설명되었으나, 해당 기술분야에서 통상의 지식을 가진 자라면 상기를 기초로 다양한 기술적 수정 및 변형을 적용할 수 있다.  예를 들어, 설명된 기술들이 설명된 방법과 다른 순서로 수행되거나, 및/또는 설명된 시스템, 구조, 장치, 회로 등의 구성요소들이 설명된 방법과 다른 형태로 결합 또는 조합되거나, 다른 구성요소 또는 균등물에 의하여 대치되거나 치환되더라도 적절한 결과가 달성될 수 있다.</w:t>
      </w:r>
    </w:p>
    <w:p w14:paraId="70C84216"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t>그러므로, 다른 구현들, 다른 실시예들 및 특허청구범위와 균등한 것들도 후술하는 청구범위의 범위에 속한다.</w:t>
      </w:r>
    </w:p>
    <w:p w14:paraId="4D9C467E"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lang w:eastAsia="ko-KR"/>
        </w:rPr>
        <w:br w:type="page"/>
      </w:r>
    </w:p>
    <w:p w14:paraId="7F493D64" w14:textId="77777777" w:rsidR="00117C6D" w:rsidRDefault="00F96DF9">
      <w:pPr>
        <w:pBdr>
          <w:top w:val="nil"/>
          <w:left w:val="nil"/>
          <w:bottom w:val="nil"/>
          <w:right w:val="nil"/>
          <w:between w:val="nil"/>
        </w:pBdr>
        <w:spacing w:before="120" w:line="360" w:lineRule="auto"/>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【특허청구범위】</w:t>
      </w:r>
    </w:p>
    <w:p w14:paraId="1A523154" w14:textId="77777777" w:rsidR="00461BCF" w:rsidRPr="001C0A91" w:rsidRDefault="00461BCF" w:rsidP="00461BCF">
      <w:pPr>
        <w:pBdr>
          <w:top w:val="nil"/>
          <w:left w:val="nil"/>
          <w:bottom w:val="nil"/>
          <w:right w:val="nil"/>
          <w:between w:val="nil"/>
        </w:pBdr>
        <w:spacing w:before="120" w:line="360" w:lineRule="auto"/>
        <w:rPr>
          <w:rFonts w:ascii="맑은 고딕" w:eastAsia="맑은 고딕" w:hAnsi="맑은 고딕" w:cs="맑은 고딕"/>
          <w:color w:val="0070C0"/>
          <w:lang w:eastAsia="ko-KR"/>
        </w:rPr>
      </w:pPr>
      <w:bookmarkStart w:id="89" w:name="_heading=h.gjdgxs" w:colFirst="0" w:colLast="0"/>
      <w:bookmarkEnd w:id="89"/>
      <w:r w:rsidRPr="001C0A91">
        <w:rPr>
          <w:rFonts w:ascii="맑은 고딕" w:eastAsia="맑은 고딕" w:hAnsi="맑은 고딕" w:cs="맑은 고딕"/>
          <w:color w:val="0070C0"/>
          <w:lang w:eastAsia="ko-KR"/>
        </w:rPr>
        <w:t>【청구항 1】</w:t>
      </w:r>
      <w:r w:rsidRPr="001C0A91">
        <w:rPr>
          <w:rFonts w:ascii="맑은 고딕" w:eastAsia="맑은 고딕" w:hAnsi="맑은 고딕" w:cs="맑은 고딕" w:hint="eastAsia"/>
          <w:color w:val="0070C0"/>
          <w:lang w:eastAsia="ko-KR"/>
        </w:rPr>
        <w:t xml:space="preserve"> </w:t>
      </w:r>
      <w:r w:rsidRPr="001C0A91">
        <w:rPr>
          <w:rFonts w:ascii="맑은 고딕" w:eastAsia="맑은 고딕" w:hAnsi="맑은 고딕" w:cs="맑은 고딕"/>
          <w:color w:val="0070C0"/>
          <w:lang w:eastAsia="ko-KR"/>
        </w:rPr>
        <w:t xml:space="preserve">- </w:t>
      </w:r>
      <w:r w:rsidRPr="001C0A91">
        <w:rPr>
          <w:rFonts w:ascii="맑은 고딕" w:eastAsia="맑은 고딕" w:hAnsi="맑은 고딕" w:cs="맑은 고딕" w:hint="eastAsia"/>
          <w:color w:val="0070C0"/>
          <w:lang w:eastAsia="ko-KR"/>
        </w:rPr>
        <w:t xml:space="preserve">방법 </w:t>
      </w:r>
      <w:proofErr w:type="spellStart"/>
      <w:r w:rsidRPr="001C0A91">
        <w:rPr>
          <w:rFonts w:ascii="맑은 고딕" w:eastAsia="맑은 고딕" w:hAnsi="맑은 고딕" w:cs="맑은 고딕" w:hint="eastAsia"/>
          <w:color w:val="0070C0"/>
          <w:lang w:eastAsia="ko-KR"/>
        </w:rPr>
        <w:t>독립항</w:t>
      </w:r>
      <w:proofErr w:type="spellEnd"/>
      <w:r>
        <w:rPr>
          <w:rFonts w:ascii="맑은 고딕" w:eastAsia="맑은 고딕" w:hAnsi="맑은 고딕" w:cs="맑은 고딕" w:hint="eastAsia"/>
          <w:color w:val="0070C0"/>
          <w:lang w:eastAsia="ko-KR"/>
        </w:rPr>
        <w:t xml:space="preserve"> </w:t>
      </w:r>
      <w:r>
        <w:rPr>
          <w:rFonts w:ascii="맑은 고딕" w:eastAsia="맑은 고딕" w:hAnsi="맑은 고딕" w:cs="맑은 고딕"/>
          <w:color w:val="0070C0"/>
          <w:lang w:eastAsia="ko-KR"/>
        </w:rPr>
        <w:t>(</w:t>
      </w:r>
      <w:r>
        <w:rPr>
          <w:rFonts w:ascii="맑은 고딕" w:eastAsia="맑은 고딕" w:hAnsi="맑은 고딕" w:cs="맑은 고딕" w:hint="eastAsia"/>
          <w:color w:val="0070C0"/>
          <w:lang w:eastAsia="ko-KR"/>
        </w:rPr>
        <w:t xml:space="preserve">청구항 </w:t>
      </w:r>
      <w:r>
        <w:rPr>
          <w:rFonts w:ascii="맑은 고딕" w:eastAsia="맑은 고딕" w:hAnsi="맑은 고딕" w:cs="맑은 고딕"/>
          <w:color w:val="0070C0"/>
          <w:lang w:eastAsia="ko-KR"/>
        </w:rPr>
        <w:t>1 – 9 set)</w:t>
      </w:r>
    </w:p>
    <w:p w14:paraId="793762C3" w14:textId="487FF02D" w:rsidR="00AF63D6" w:rsidRDefault="00690BCC"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lang w:eastAsia="ko-KR"/>
        </w:rPr>
        <w:t>사용자 맞춤 식단</w:t>
      </w:r>
      <w:r w:rsidR="00AF63D6">
        <w:rPr>
          <w:rFonts w:ascii="맑은 고딕" w:eastAsia="맑은 고딕" w:hAnsi="맑은 고딕" w:cs="맑은 고딕" w:hint="eastAsia"/>
          <w:sz w:val="22"/>
          <w:szCs w:val="22"/>
          <w:lang w:eastAsia="ko-KR"/>
        </w:rPr>
        <w:t>을 제공하는 시스템 장치의 동작 방법에 있어서,</w:t>
      </w:r>
    </w:p>
    <w:p w14:paraId="6F2DC556" w14:textId="016FFE58" w:rsidR="00DE1DA4" w:rsidRDefault="00DE1DA4"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사용자의 개인 정보 및 복수의 후보 식사 유형들 중 어느 하나의 선호 식사 유형을 획득하는 단계;</w:t>
      </w:r>
    </w:p>
    <w:p w14:paraId="774EC74C" w14:textId="38B0BA53" w:rsidR="00DE1DA4" w:rsidRDefault="00DE1DA4"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선호 식사 유형에 기초하여,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선호 식사 유형이 반영된 복수의 후보 식단들을 획득하는 단계;</w:t>
      </w:r>
    </w:p>
    <w:p w14:paraId="39BEEEE9" w14:textId="5886D711" w:rsidR="00DE1DA4" w:rsidRDefault="00DE1DA4"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사용자의 개인 정보에 기초하여,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w:t>
      </w:r>
      <w:r w:rsidR="0029492A">
        <w:rPr>
          <w:rFonts w:ascii="맑은 고딕" w:eastAsia="맑은 고딕" w:hAnsi="맑은 고딕" w:cs="맑은 고딕" w:hint="eastAsia"/>
          <w:sz w:val="22"/>
          <w:szCs w:val="22"/>
          <w:lang w:eastAsia="ko-KR"/>
        </w:rPr>
        <w:t>자</w:t>
      </w:r>
      <w:r w:rsidR="00845805">
        <w:rPr>
          <w:rFonts w:ascii="맑은 고딕" w:eastAsia="맑은 고딕" w:hAnsi="맑은 고딕" w:cs="맑은 고딕" w:hint="eastAsia"/>
          <w:sz w:val="22"/>
          <w:szCs w:val="22"/>
          <w:lang w:eastAsia="ko-KR"/>
        </w:rPr>
        <w:t>에게 개인화된 기준 영양 섭취 기준을 획득하는 단계;</w:t>
      </w:r>
    </w:p>
    <w:p w14:paraId="355F1712" w14:textId="345CDA58" w:rsidR="00845805" w:rsidRDefault="00845805"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영양 평가 모델을 이용하여,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기준 영양 섭취 기준과 상기 복수의 후보 식단들 각각에 포함된 복수의 후보 식단 영양들을 비교하여 상기 복수의 후보 식단들 각각에 대한 복수의 영양 평가 점수들을 획득하는 단계;</w:t>
      </w:r>
    </w:p>
    <w:p w14:paraId="7E507969" w14:textId="4D32CB19" w:rsidR="00845805" w:rsidRDefault="00845805"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선호도 평가 모델을 이용하여,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사용자의 개인 정보와 상기 복수의 후보 식단들에 기초하여 상기 복수의 후보 식단들 각각에 대한 상기 사용자의 선호도를 나타내는 복수의 선호도 평가 점수들을 획득하는 단계;</w:t>
      </w:r>
    </w:p>
    <w:p w14:paraId="30A669E8" w14:textId="4F05EDAA" w:rsidR="00845805" w:rsidRDefault="00845805"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조합 평가 모델을 이용하여,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후보 식단들 각각에 포함된 복수의 음식 메뉴들 간의 조합도를 나타내는 복수의 조합 평가 점수들을 획득하는 단계;</w:t>
      </w:r>
      <w:r w:rsidR="007054DD">
        <w:rPr>
          <w:rFonts w:ascii="맑은 고딕" w:eastAsia="맑은 고딕" w:hAnsi="맑은 고딕" w:cs="맑은 고딕"/>
          <w:sz w:val="22"/>
          <w:szCs w:val="22"/>
          <w:lang w:eastAsia="ko-KR"/>
        </w:rPr>
        <w:t xml:space="preserve"> </w:t>
      </w:r>
      <w:r w:rsidR="007054DD">
        <w:rPr>
          <w:rFonts w:ascii="맑은 고딕" w:eastAsia="맑은 고딕" w:hAnsi="맑은 고딕" w:cs="맑은 고딕" w:hint="eastAsia"/>
          <w:sz w:val="22"/>
          <w:szCs w:val="22"/>
          <w:lang w:eastAsia="ko-KR"/>
        </w:rPr>
        <w:t>및</w:t>
      </w:r>
    </w:p>
    <w:p w14:paraId="5C0FA02F" w14:textId="4366E4BC" w:rsidR="00845805" w:rsidRPr="00DE1DA4" w:rsidRDefault="00845805"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영양 평가 점수들,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선호도 평가 점수들 및 상기 복수의 조합 평가 점수들에 기초하여,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복수의 후보 식단들 중 </w:t>
      </w:r>
      <w:r w:rsidR="007054DD">
        <w:rPr>
          <w:rFonts w:ascii="맑은 고딕" w:eastAsia="맑은 고딕" w:hAnsi="맑은 고딕" w:cs="맑은 고딕" w:hint="eastAsia"/>
          <w:sz w:val="22"/>
          <w:szCs w:val="22"/>
          <w:lang w:eastAsia="ko-KR"/>
        </w:rPr>
        <w:t>최종 식단을 선별하여 제공하는 단계를 포함하는 시스템 장치의 동작 방법.</w:t>
      </w:r>
    </w:p>
    <w:p w14:paraId="5F59005F" w14:textId="77777777" w:rsidR="007054DD" w:rsidRPr="001C0A91" w:rsidRDefault="007054DD" w:rsidP="007054DD">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【청구항 2】</w:t>
      </w:r>
    </w:p>
    <w:p w14:paraId="74703897" w14:textId="44BA1CCB" w:rsidR="007054DD" w:rsidRDefault="007054DD" w:rsidP="007054DD">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Pr>
          <w:rFonts w:ascii="맑은 고딕" w:eastAsia="맑은 고딕" w:hAnsi="맑은 고딕" w:cs="맑은 고딕"/>
          <w:sz w:val="22"/>
          <w:szCs w:val="22"/>
          <w:lang w:eastAsia="ko-KR"/>
        </w:rPr>
        <w:t xml:space="preserve">1 </w:t>
      </w:r>
      <w:r>
        <w:rPr>
          <w:rFonts w:ascii="맑은 고딕" w:eastAsia="맑은 고딕" w:hAnsi="맑은 고딕" w:cs="맑은 고딕" w:hint="eastAsia"/>
          <w:sz w:val="22"/>
          <w:szCs w:val="22"/>
          <w:lang w:eastAsia="ko-KR"/>
        </w:rPr>
        <w:t>항에 있어서,</w:t>
      </w:r>
    </w:p>
    <w:p w14:paraId="32EF7AA8" w14:textId="093A3CDA" w:rsidR="003501C0" w:rsidRDefault="003501C0" w:rsidP="007054DD">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사용자의 개인 정보는,</w:t>
      </w:r>
    </w:p>
    <w:p w14:paraId="1A3D2701" w14:textId="33B0C0C1" w:rsidR="003501C0" w:rsidRDefault="003501C0" w:rsidP="007054DD">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lastRenderedPageBreak/>
        <w:t>상기 사용자의 나이,</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성별,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신장,</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체중</w:t>
      </w:r>
      <w:r>
        <w:rPr>
          <w:rFonts w:ascii="맑은 고딕" w:eastAsia="맑은 고딕" w:hAnsi="맑은 고딕" w:cs="맑은 고딕"/>
          <w:sz w:val="22"/>
          <w:szCs w:val="22"/>
          <w:lang w:eastAsia="ko-KR"/>
        </w:rPr>
        <w:t xml:space="preserve"> </w:t>
      </w:r>
      <w:r w:rsidR="00AB241E">
        <w:rPr>
          <w:rFonts w:ascii="맑은 고딕" w:eastAsia="맑은 고딕" w:hAnsi="맑은 고딕" w:cs="맑은 고딕" w:hint="eastAsia"/>
          <w:sz w:val="22"/>
          <w:szCs w:val="22"/>
          <w:lang w:eastAsia="ko-KR"/>
        </w:rPr>
        <w:t>또는</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신체 활동 수준</w:t>
      </w:r>
      <w:r w:rsidR="00AB241E">
        <w:rPr>
          <w:rFonts w:ascii="맑은 고딕" w:eastAsia="맑은 고딕" w:hAnsi="맑은 고딕" w:cs="맑은 고딕" w:hint="eastAsia"/>
          <w:sz w:val="22"/>
          <w:szCs w:val="22"/>
          <w:lang w:eastAsia="ko-KR"/>
        </w:rPr>
        <w:t xml:space="preserve"> 중 적어도 하나를</w:t>
      </w:r>
      <w:r>
        <w:rPr>
          <w:rFonts w:ascii="맑은 고딕" w:eastAsia="맑은 고딕" w:hAnsi="맑은 고딕" w:cs="맑은 고딕" w:hint="eastAsia"/>
          <w:sz w:val="22"/>
          <w:szCs w:val="22"/>
          <w:lang w:eastAsia="ko-KR"/>
        </w:rPr>
        <w:t xml:space="preserve"> 포함하는 시스템 장치의 동작 방법.</w:t>
      </w:r>
    </w:p>
    <w:p w14:paraId="7E4868A6" w14:textId="7FE18396" w:rsidR="00D90CD1" w:rsidRPr="001C0A91" w:rsidRDefault="00D90CD1" w:rsidP="00D90CD1">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 xml:space="preserve">【청구항 </w:t>
      </w:r>
      <w:r>
        <w:rPr>
          <w:rFonts w:ascii="맑은 고딕" w:eastAsia="맑은 고딕" w:hAnsi="맑은 고딕" w:cs="맑은 고딕"/>
          <w:color w:val="0070C0"/>
          <w:lang w:eastAsia="ko-KR"/>
        </w:rPr>
        <w:t>3</w:t>
      </w:r>
      <w:r w:rsidRPr="001C0A91">
        <w:rPr>
          <w:rFonts w:ascii="맑은 고딕" w:eastAsia="맑은 고딕" w:hAnsi="맑은 고딕" w:cs="맑은 고딕"/>
          <w:color w:val="0070C0"/>
          <w:lang w:eastAsia="ko-KR"/>
        </w:rPr>
        <w:t>】</w:t>
      </w:r>
    </w:p>
    <w:p w14:paraId="3AE39D7E" w14:textId="61D133BE" w:rsidR="00D90CD1" w:rsidRDefault="00D90CD1" w:rsidP="00D90CD1">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Pr>
          <w:rFonts w:ascii="맑은 고딕" w:eastAsia="맑은 고딕" w:hAnsi="맑은 고딕" w:cs="맑은 고딕"/>
          <w:sz w:val="22"/>
          <w:szCs w:val="22"/>
          <w:lang w:eastAsia="ko-KR"/>
        </w:rPr>
        <w:t xml:space="preserve">1 </w:t>
      </w:r>
      <w:r>
        <w:rPr>
          <w:rFonts w:ascii="맑은 고딕" w:eastAsia="맑은 고딕" w:hAnsi="맑은 고딕" w:cs="맑은 고딕" w:hint="eastAsia"/>
          <w:sz w:val="22"/>
          <w:szCs w:val="22"/>
          <w:lang w:eastAsia="ko-KR"/>
        </w:rPr>
        <w:t>항에 있어서,</w:t>
      </w:r>
    </w:p>
    <w:p w14:paraId="0AE478D2" w14:textId="0E0B8ED6" w:rsidR="00D90CD1" w:rsidRDefault="00D90CD1" w:rsidP="00D90CD1">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선호 식사 유형을 획득하는 단계는,</w:t>
      </w:r>
    </w:p>
    <w:p w14:paraId="6C735F30" w14:textId="13695B56" w:rsidR="00D90CD1" w:rsidRDefault="00D90CD1" w:rsidP="00D90CD1">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후보 식사 유형들 중 어느 하나의 식사 유형을 선택할 수 있는 사용자 인터페이스를 제공하는 단계 및;</w:t>
      </w:r>
    </w:p>
    <w:p w14:paraId="4BE1AD0F" w14:textId="7D4E1E59" w:rsidR="00D90CD1" w:rsidRDefault="00EB39CB" w:rsidP="00D90CD1">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사용자 인터페이스를 통하여,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복수의 후보 식사 유형들 중 </w:t>
      </w:r>
      <w:r w:rsidR="00D077A9">
        <w:rPr>
          <w:rFonts w:ascii="맑은 고딕" w:eastAsia="맑은 고딕" w:hAnsi="맑은 고딕" w:cs="맑은 고딕" w:hint="eastAsia"/>
          <w:sz w:val="22"/>
          <w:szCs w:val="22"/>
          <w:lang w:eastAsia="ko-KR"/>
        </w:rPr>
        <w:t xml:space="preserve">어느 하나의 후보 식사 유형을 </w:t>
      </w:r>
      <w:r>
        <w:rPr>
          <w:rFonts w:ascii="맑은 고딕" w:eastAsia="맑은 고딕" w:hAnsi="맑은 고딕" w:cs="맑은 고딕" w:hint="eastAsia"/>
          <w:sz w:val="22"/>
          <w:szCs w:val="22"/>
          <w:lang w:eastAsia="ko-KR"/>
        </w:rPr>
        <w:t>상기 선호 식사 유형</w:t>
      </w:r>
      <w:r w:rsidR="00D077A9">
        <w:rPr>
          <w:rFonts w:ascii="맑은 고딕" w:eastAsia="맑은 고딕" w:hAnsi="맑은 고딕" w:cs="맑은 고딕" w:hint="eastAsia"/>
          <w:sz w:val="22"/>
          <w:szCs w:val="22"/>
          <w:lang w:eastAsia="ko-KR"/>
        </w:rPr>
        <w:t>으로</w:t>
      </w:r>
      <w:r>
        <w:rPr>
          <w:rFonts w:ascii="맑은 고딕" w:eastAsia="맑은 고딕" w:hAnsi="맑은 고딕" w:cs="맑은 고딕" w:hint="eastAsia"/>
          <w:sz w:val="22"/>
          <w:szCs w:val="22"/>
          <w:lang w:eastAsia="ko-KR"/>
        </w:rPr>
        <w:t xml:space="preserve"> 선택하는 사용자 입력을 획득하는 단계를 포함하고,</w:t>
      </w:r>
    </w:p>
    <w:p w14:paraId="5B97C64F" w14:textId="409FA3C1" w:rsidR="00D90CD1" w:rsidRDefault="00D90CD1" w:rsidP="00D90CD1">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후보 식단들을 획득하는 단계는,</w:t>
      </w:r>
    </w:p>
    <w:p w14:paraId="4759F9CE" w14:textId="66627C58" w:rsidR="00D90CD1" w:rsidRDefault="00EB39CB" w:rsidP="00D90CD1">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선호 식사 유형에 대응되는 복수의 후보 음식 메뉴들 중에서,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복수의 음식 메뉴들을 선택하여 상기 복수의 후보 식단들 중 어느 하나의 후보 식단을 획득하는 </w:t>
      </w:r>
      <w:r w:rsidR="00045D7E">
        <w:rPr>
          <w:rFonts w:ascii="맑은 고딕" w:eastAsia="맑은 고딕" w:hAnsi="맑은 고딕" w:cs="맑은 고딕" w:hint="eastAsia"/>
          <w:sz w:val="22"/>
          <w:szCs w:val="22"/>
          <w:lang w:eastAsia="ko-KR"/>
        </w:rPr>
        <w:t>단계를</w:t>
      </w:r>
      <w:r>
        <w:rPr>
          <w:rFonts w:ascii="맑은 고딕" w:eastAsia="맑은 고딕" w:hAnsi="맑은 고딕" w:cs="맑은 고딕" w:hint="eastAsia"/>
          <w:sz w:val="22"/>
          <w:szCs w:val="22"/>
          <w:lang w:eastAsia="ko-KR"/>
        </w:rPr>
        <w:t xml:space="preserve"> 포함하는 시스템 장치의 동작 방법.</w:t>
      </w:r>
    </w:p>
    <w:p w14:paraId="6C5D06C4" w14:textId="10938418" w:rsidR="006A7F17" w:rsidRPr="001C0A91" w:rsidRDefault="006A7F17" w:rsidP="006A7F17">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 xml:space="preserve">【청구항 </w:t>
      </w:r>
      <w:r w:rsidR="001F0107">
        <w:rPr>
          <w:rFonts w:ascii="맑은 고딕" w:eastAsia="맑은 고딕" w:hAnsi="맑은 고딕" w:cs="맑은 고딕"/>
          <w:color w:val="0070C0"/>
          <w:lang w:eastAsia="ko-KR"/>
        </w:rPr>
        <w:t>4</w:t>
      </w:r>
      <w:r w:rsidRPr="001C0A91">
        <w:rPr>
          <w:rFonts w:ascii="맑은 고딕" w:eastAsia="맑은 고딕" w:hAnsi="맑은 고딕" w:cs="맑은 고딕"/>
          <w:color w:val="0070C0"/>
          <w:lang w:eastAsia="ko-KR"/>
        </w:rPr>
        <w:t>】</w:t>
      </w:r>
    </w:p>
    <w:p w14:paraId="47D98EFB" w14:textId="5CF32115" w:rsidR="006A7F17" w:rsidRDefault="006A7F17" w:rsidP="006A7F17">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sidR="001F0107">
        <w:rPr>
          <w:rFonts w:ascii="맑은 고딕" w:eastAsia="맑은 고딕" w:hAnsi="맑은 고딕" w:cs="맑은 고딕"/>
          <w:sz w:val="22"/>
          <w:szCs w:val="22"/>
          <w:lang w:eastAsia="ko-KR"/>
        </w:rPr>
        <w:t>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항에 있어서,</w:t>
      </w:r>
    </w:p>
    <w:p w14:paraId="7648FABE" w14:textId="7A3CDEA1" w:rsidR="008C1A73" w:rsidRDefault="008C1A73" w:rsidP="006A7F17">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후보 식단들 각각은,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아침 끼니,</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점심 끼니 및 저녁 끼니를 포함하는 하루 식단을 포함하고,</w:t>
      </w:r>
    </w:p>
    <w:p w14:paraId="0C35B6E2" w14:textId="5B1DA043" w:rsidR="008C1A73" w:rsidRDefault="008C1A73" w:rsidP="006A7F17">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기준 영양 섭취 기준은,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사용자의 하루에 섭취할 권장 칼로리</w:t>
      </w:r>
      <w:r w:rsidR="0097032A">
        <w:rPr>
          <w:rFonts w:ascii="맑은 고딕" w:eastAsia="맑은 고딕" w:hAnsi="맑은 고딕" w:cs="맑은 고딕" w:hint="eastAsia"/>
          <w:sz w:val="22"/>
          <w:szCs w:val="22"/>
          <w:lang w:eastAsia="ko-KR"/>
        </w:rPr>
        <w:t xml:space="preserve"> 기준 구간과</w:t>
      </w:r>
      <w:r>
        <w:rPr>
          <w:rFonts w:ascii="맑은 고딕" w:eastAsia="맑은 고딕" w:hAnsi="맑은 고딕" w:cs="맑은 고딕" w:hint="eastAsia"/>
          <w:sz w:val="22"/>
          <w:szCs w:val="22"/>
          <w:lang w:eastAsia="ko-KR"/>
        </w:rPr>
        <w:t xml:space="preserve"> 복수의 영양소들 별 권</w:t>
      </w:r>
      <w:r w:rsidR="0097032A">
        <w:rPr>
          <w:rFonts w:ascii="맑은 고딕" w:eastAsia="맑은 고딕" w:hAnsi="맑은 고딕" w:cs="맑은 고딕" w:hint="eastAsia"/>
          <w:sz w:val="22"/>
          <w:szCs w:val="22"/>
          <w:lang w:eastAsia="ko-KR"/>
        </w:rPr>
        <w:t>장 섭취 기준 구간</w:t>
      </w:r>
      <w:r>
        <w:rPr>
          <w:rFonts w:ascii="맑은 고딕" w:eastAsia="맑은 고딕" w:hAnsi="맑은 고딕" w:cs="맑은 고딕" w:hint="eastAsia"/>
          <w:sz w:val="22"/>
          <w:szCs w:val="22"/>
          <w:lang w:eastAsia="ko-KR"/>
        </w:rPr>
        <w:t>을 포함하고,</w:t>
      </w:r>
    </w:p>
    <w:p w14:paraId="0451DDC4" w14:textId="327F8F1E" w:rsidR="008C1A73" w:rsidRDefault="008C1A73" w:rsidP="006A7F17">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후보 식단 영양들 각각은,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하루 칼로리와,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영양소 별 함량들을 포함하고,</w:t>
      </w:r>
    </w:p>
    <w:p w14:paraId="34559048" w14:textId="2B7CAD9C" w:rsidR="008C1A73" w:rsidRDefault="008C1A73" w:rsidP="006A7F17">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영양 평가 모델은,</w:t>
      </w:r>
    </w:p>
    <w:p w14:paraId="691D0E6A" w14:textId="6F1E1285" w:rsidR="008C1A73" w:rsidRDefault="008C1A73" w:rsidP="006A7F17">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영양 평가 점수들 중 하나의 영양 평가 점수를 획득함에 있어,</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권장 </w:t>
      </w:r>
      <w:r>
        <w:rPr>
          <w:rFonts w:ascii="맑은 고딕" w:eastAsia="맑은 고딕" w:hAnsi="맑은 고딕" w:cs="맑은 고딕" w:hint="eastAsia"/>
          <w:sz w:val="22"/>
          <w:szCs w:val="22"/>
          <w:lang w:eastAsia="ko-KR"/>
        </w:rPr>
        <w:lastRenderedPageBreak/>
        <w:t>칼로리</w:t>
      </w:r>
      <w:r w:rsidR="0097032A">
        <w:rPr>
          <w:rFonts w:ascii="맑은 고딕" w:eastAsia="맑은 고딕" w:hAnsi="맑은 고딕" w:cs="맑은 고딕" w:hint="eastAsia"/>
          <w:sz w:val="22"/>
          <w:szCs w:val="22"/>
          <w:lang w:eastAsia="ko-KR"/>
        </w:rPr>
        <w:t xml:space="preserve"> 기준 구간과</w:t>
      </w:r>
      <w:r>
        <w:rPr>
          <w:rFonts w:ascii="맑은 고딕" w:eastAsia="맑은 고딕" w:hAnsi="맑은 고딕" w:cs="맑은 고딕" w:hint="eastAsia"/>
          <w:sz w:val="22"/>
          <w:szCs w:val="22"/>
          <w:lang w:eastAsia="ko-KR"/>
        </w:rPr>
        <w:t xml:space="preserve"> 상기 하루 칼로리들을 비교하고,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영양소 별 권장</w:t>
      </w:r>
      <w:r w:rsidR="0097032A">
        <w:rPr>
          <w:rFonts w:ascii="맑은 고딕" w:eastAsia="맑은 고딕" w:hAnsi="맑은 고딕" w:cs="맑은 고딕" w:hint="eastAsia"/>
          <w:sz w:val="22"/>
          <w:szCs w:val="22"/>
          <w:lang w:eastAsia="ko-KR"/>
        </w:rPr>
        <w:t xml:space="preserve"> 섭취 기준 구간</w:t>
      </w:r>
      <w:r>
        <w:rPr>
          <w:rFonts w:ascii="맑은 고딕" w:eastAsia="맑은 고딕" w:hAnsi="맑은 고딕" w:cs="맑은 고딕" w:hint="eastAsia"/>
          <w:sz w:val="22"/>
          <w:szCs w:val="22"/>
          <w:lang w:eastAsia="ko-KR"/>
        </w:rPr>
        <w:t>과 상기 복수의 영양소 별 함량들을 각각 비교하여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영양 평가 점수를 획득하도록 설정된 시스템 장치의 동작 방법.</w:t>
      </w:r>
    </w:p>
    <w:p w14:paraId="60929870" w14:textId="0CE266C0" w:rsidR="008C1A73" w:rsidRPr="001C0A91" w:rsidRDefault="008C1A73" w:rsidP="008C1A73">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 xml:space="preserve">【청구항 </w:t>
      </w:r>
      <w:r w:rsidR="00AB5F18">
        <w:rPr>
          <w:rFonts w:ascii="맑은 고딕" w:eastAsia="맑은 고딕" w:hAnsi="맑은 고딕" w:cs="맑은 고딕"/>
          <w:color w:val="0070C0"/>
          <w:lang w:eastAsia="ko-KR"/>
        </w:rPr>
        <w:t>5</w:t>
      </w:r>
      <w:r w:rsidRPr="001C0A91">
        <w:rPr>
          <w:rFonts w:ascii="맑은 고딕" w:eastAsia="맑은 고딕" w:hAnsi="맑은 고딕" w:cs="맑은 고딕"/>
          <w:color w:val="0070C0"/>
          <w:lang w:eastAsia="ko-KR"/>
        </w:rPr>
        <w:t>】</w:t>
      </w:r>
    </w:p>
    <w:p w14:paraId="72EEE83C" w14:textId="450B35D7" w:rsidR="008C1A73" w:rsidRDefault="008C1A73"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sidR="00AB5F18">
        <w:rPr>
          <w:rFonts w:ascii="맑은 고딕" w:eastAsia="맑은 고딕" w:hAnsi="맑은 고딕" w:cs="맑은 고딕"/>
          <w:sz w:val="22"/>
          <w:szCs w:val="22"/>
          <w:lang w:eastAsia="ko-KR"/>
        </w:rPr>
        <w:t>4</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항에 있어서,</w:t>
      </w:r>
    </w:p>
    <w:p w14:paraId="3493421A" w14:textId="2B5A4348" w:rsidR="00AB5F18" w:rsidRDefault="00AB5F18"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선호도 평가 모델은,</w:t>
      </w:r>
    </w:p>
    <w:p w14:paraId="40D3EB43" w14:textId="705E8B79" w:rsidR="00AB5F18" w:rsidRDefault="000223A7"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사용자의 개인 정보와 </w:t>
      </w:r>
      <w:r w:rsidR="00490648">
        <w:rPr>
          <w:rFonts w:ascii="맑은 고딕" w:eastAsia="맑은 고딕" w:hAnsi="맑은 고딕" w:cs="맑은 고딕" w:hint="eastAsia"/>
          <w:sz w:val="22"/>
          <w:szCs w:val="22"/>
          <w:lang w:eastAsia="ko-KR"/>
        </w:rPr>
        <w:t>상기 복수의 후보 식단들 각각에 포함된 상기 복수의 음식 메뉴들 중 어느 하나의 음식 메뉴들을 입력으로 제공받아,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w:t>
      </w:r>
      <w:r w:rsidR="00490648">
        <w:rPr>
          <w:rFonts w:ascii="맑은 고딕" w:eastAsia="맑은 고딕" w:hAnsi="맑은 고딕" w:cs="맑은 고딕" w:hint="eastAsia"/>
          <w:sz w:val="22"/>
          <w:szCs w:val="22"/>
          <w:lang w:eastAsia="ko-KR"/>
        </w:rPr>
        <w:t>음식 메뉴</w:t>
      </w:r>
      <w:r>
        <w:rPr>
          <w:rFonts w:ascii="맑은 고딕" w:eastAsia="맑은 고딕" w:hAnsi="맑은 고딕" w:cs="맑은 고딕" w:hint="eastAsia"/>
          <w:sz w:val="22"/>
          <w:szCs w:val="22"/>
          <w:lang w:eastAsia="ko-KR"/>
        </w:rPr>
        <w:t xml:space="preserve">에 </w:t>
      </w:r>
      <w:r w:rsidR="00490648">
        <w:rPr>
          <w:rFonts w:ascii="맑은 고딕" w:eastAsia="맑은 고딕" w:hAnsi="맑은 고딕" w:cs="맑은 고딕" w:hint="eastAsia"/>
          <w:sz w:val="22"/>
          <w:szCs w:val="22"/>
          <w:lang w:eastAsia="ko-KR"/>
        </w:rPr>
        <w:t>대한 서브 선호도 평가 점수를</w:t>
      </w:r>
      <w:r>
        <w:rPr>
          <w:rFonts w:ascii="맑은 고딕" w:eastAsia="맑은 고딕" w:hAnsi="맑은 고딕" w:cs="맑은 고딕" w:hint="eastAsia"/>
          <w:sz w:val="22"/>
          <w:szCs w:val="22"/>
          <w:lang w:eastAsia="ko-KR"/>
        </w:rPr>
        <w:t xml:space="preserve"> 추론하도록 </w:t>
      </w:r>
      <w:r w:rsidR="00B6294D">
        <w:rPr>
          <w:rFonts w:ascii="맑은 고딕" w:eastAsia="맑은 고딕" w:hAnsi="맑은 고딕" w:cs="맑은 고딕" w:hint="eastAsia"/>
          <w:sz w:val="22"/>
          <w:szCs w:val="22"/>
          <w:lang w:eastAsia="ko-KR"/>
        </w:rPr>
        <w:t>미리-학습</w:t>
      </w:r>
      <w:r>
        <w:rPr>
          <w:rFonts w:ascii="맑은 고딕" w:eastAsia="맑은 고딕" w:hAnsi="맑은 고딕" w:cs="맑은 고딕" w:hint="eastAsia"/>
          <w:sz w:val="22"/>
          <w:szCs w:val="22"/>
          <w:lang w:eastAsia="ko-KR"/>
        </w:rPr>
        <w:t>된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포</w:t>
      </w:r>
      <w:r w:rsidR="009A62B1">
        <w:rPr>
          <w:rFonts w:ascii="맑은 고딕" w:eastAsia="맑은 고딕" w:hAnsi="맑은 고딕" w:cs="맑은 고딕" w:hint="eastAsia"/>
          <w:sz w:val="22"/>
          <w:szCs w:val="22"/>
          <w:lang w:eastAsia="ko-KR"/>
        </w:rPr>
        <w:t>함</w:t>
      </w:r>
      <w:r w:rsidR="00490648">
        <w:rPr>
          <w:rFonts w:ascii="맑은 고딕" w:eastAsia="맑은 고딕" w:hAnsi="맑은 고딕" w:cs="맑은 고딕" w:hint="eastAsia"/>
          <w:sz w:val="22"/>
          <w:szCs w:val="22"/>
          <w:lang w:eastAsia="ko-KR"/>
        </w:rPr>
        <w:t>하고,</w:t>
      </w:r>
    </w:p>
    <w:p w14:paraId="03735124" w14:textId="76C49AD5" w:rsidR="00490648" w:rsidRDefault="00490648"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선호도 평가 점수들을 획득하는 단계에서는,</w:t>
      </w:r>
    </w:p>
    <w:p w14:paraId="6F74C2C2" w14:textId="31AAD25C" w:rsidR="00490648" w:rsidRDefault="00490648"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통하여 어느 하나의 후보 식단에 포함된 복수의 음식 메뉴들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각각에 대응되는 복수의 서브 선호도 평가 점수들을 획득하는 단계;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w:t>
      </w:r>
    </w:p>
    <w:p w14:paraId="0154DF41" w14:textId="783377BC" w:rsidR="00490648" w:rsidRDefault="00490648"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서브 선호도 평가 점수들에 기초하여 상기 복수의 후보 식단들 각각에 대응되는 복수의 선호도 평가 점수들을 획득하는 단계를 포함하는 시스템 장치의 동작 방법.</w:t>
      </w:r>
    </w:p>
    <w:p w14:paraId="5FEB1AB6" w14:textId="58CA78E2" w:rsidR="00AB5F18" w:rsidRPr="001C0A91" w:rsidRDefault="00AB5F18" w:rsidP="00AB5F18">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 xml:space="preserve">【청구항 </w:t>
      </w:r>
      <w:r>
        <w:rPr>
          <w:rFonts w:ascii="맑은 고딕" w:eastAsia="맑은 고딕" w:hAnsi="맑은 고딕" w:cs="맑은 고딕"/>
          <w:color w:val="0070C0"/>
          <w:lang w:eastAsia="ko-KR"/>
        </w:rPr>
        <w:t>6</w:t>
      </w:r>
      <w:r w:rsidRPr="001C0A91">
        <w:rPr>
          <w:rFonts w:ascii="맑은 고딕" w:eastAsia="맑은 고딕" w:hAnsi="맑은 고딕" w:cs="맑은 고딕"/>
          <w:color w:val="0070C0"/>
          <w:lang w:eastAsia="ko-KR"/>
        </w:rPr>
        <w:t>】</w:t>
      </w:r>
    </w:p>
    <w:p w14:paraId="596C9B79" w14:textId="1D71716A" w:rsidR="00AB5F18" w:rsidRDefault="00AB5F18"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sidR="009A62B1">
        <w:rPr>
          <w:rFonts w:ascii="맑은 고딕" w:eastAsia="맑은 고딕" w:hAnsi="맑은 고딕" w:cs="맑은 고딕"/>
          <w:sz w:val="22"/>
          <w:szCs w:val="22"/>
          <w:lang w:eastAsia="ko-KR"/>
        </w:rPr>
        <w:t>5</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항에 있어서,</w:t>
      </w:r>
    </w:p>
    <w:p w14:paraId="4FD303BB" w14:textId="2C02C2E1" w:rsidR="00C76399" w:rsidRDefault="00C76399"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모델은,</w:t>
      </w:r>
    </w:p>
    <w:p w14:paraId="45522C3C" w14:textId="4D5A3578" w:rsidR="00C76399" w:rsidRDefault="00C76399"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복수의 노드들(n</w:t>
      </w:r>
      <w:r>
        <w:rPr>
          <w:rFonts w:ascii="맑은 고딕" w:eastAsia="맑은 고딕" w:hAnsi="맑은 고딕" w:cs="맑은 고딕"/>
          <w:sz w:val="22"/>
          <w:szCs w:val="22"/>
          <w:lang w:eastAsia="ko-KR"/>
        </w:rPr>
        <w:t xml:space="preserve">odes) </w:t>
      </w:r>
      <w:r>
        <w:rPr>
          <w:rFonts w:ascii="맑은 고딕" w:eastAsia="맑은 고딕" w:hAnsi="맑은 고딕" w:cs="맑은 고딕" w:hint="eastAsia"/>
          <w:sz w:val="22"/>
          <w:szCs w:val="22"/>
          <w:lang w:eastAsia="ko-KR"/>
        </w:rPr>
        <w:t>및 상기 복수의 노드들 간의 관계를 나타내는 복수의 에지들(</w:t>
      </w:r>
      <w:r>
        <w:rPr>
          <w:rFonts w:ascii="맑은 고딕" w:eastAsia="맑은 고딕" w:hAnsi="맑은 고딕" w:cs="맑은 고딕"/>
          <w:sz w:val="22"/>
          <w:szCs w:val="22"/>
          <w:lang w:eastAsia="ko-KR"/>
        </w:rPr>
        <w:t>edges)</w:t>
      </w:r>
      <w:r>
        <w:rPr>
          <w:rFonts w:ascii="맑은 고딕" w:eastAsia="맑은 고딕" w:hAnsi="맑은 고딕" w:cs="맑은 고딕" w:hint="eastAsia"/>
          <w:sz w:val="22"/>
          <w:szCs w:val="22"/>
          <w:lang w:eastAsia="ko-KR"/>
        </w:rPr>
        <w:t>을 포함하는 그래프 정보</w:t>
      </w:r>
      <w:r w:rsidR="002D6294">
        <w:rPr>
          <w:rFonts w:ascii="맑은 고딕" w:eastAsia="맑은 고딕" w:hAnsi="맑은 고딕" w:cs="맑은 고딕" w:hint="eastAsia"/>
          <w:sz w:val="22"/>
          <w:szCs w:val="22"/>
          <w:lang w:eastAsia="ko-KR"/>
        </w:rPr>
        <w:t xml:space="preserve">를 훈련 데이터로 이용하여 </w:t>
      </w:r>
      <w:r w:rsidR="00B6294D">
        <w:rPr>
          <w:rFonts w:ascii="맑은 고딕" w:eastAsia="맑은 고딕" w:hAnsi="맑은 고딕" w:cs="맑은 고딕" w:hint="eastAsia"/>
          <w:sz w:val="22"/>
          <w:szCs w:val="22"/>
          <w:lang w:eastAsia="ko-KR"/>
        </w:rPr>
        <w:t>미리-학습</w:t>
      </w:r>
      <w:r w:rsidR="002D6294">
        <w:rPr>
          <w:rFonts w:ascii="맑은 고딕" w:eastAsia="맑은 고딕" w:hAnsi="맑은 고딕" w:cs="맑은 고딕" w:hint="eastAsia"/>
          <w:sz w:val="22"/>
          <w:szCs w:val="22"/>
          <w:lang w:eastAsia="ko-KR"/>
        </w:rPr>
        <w:t>된 인공 지능 모델이며,</w:t>
      </w:r>
    </w:p>
    <w:p w14:paraId="4E896298" w14:textId="77777777" w:rsidR="005D61E6" w:rsidRDefault="005D61E6" w:rsidP="005D61E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노드들은,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사용자에 대응되는 사용자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음식 메뉴들 중 어느 하나의</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대응되는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음식 메뉴들 중 다른 하나의 음식 메뉴에 대응되는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음식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포함된 재료에 대응되는 재료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메뉴가 포함된 끼니에 대응되는 끼니 노드를 포함하고,</w:t>
      </w:r>
    </w:p>
    <w:p w14:paraId="1D3531D2" w14:textId="54855820" w:rsidR="00C76399" w:rsidRDefault="00C76399"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lastRenderedPageBreak/>
        <w:t xml:space="preserve">상기 복수의 </w:t>
      </w:r>
      <w:proofErr w:type="spellStart"/>
      <w:r>
        <w:rPr>
          <w:rFonts w:ascii="맑은 고딕" w:eastAsia="맑은 고딕" w:hAnsi="맑은 고딕" w:cs="맑은 고딕" w:hint="eastAsia"/>
          <w:sz w:val="22"/>
          <w:szCs w:val="22"/>
          <w:lang w:eastAsia="ko-KR"/>
        </w:rPr>
        <w:t>에지들은</w:t>
      </w:r>
      <w:proofErr w:type="spellEnd"/>
      <w:r>
        <w:rPr>
          <w:rFonts w:ascii="맑은 고딕" w:eastAsia="맑은 고딕" w:hAnsi="맑은 고딕" w:cs="맑은 고딕" w:hint="eastAsia"/>
          <w:sz w:val="22"/>
          <w:szCs w:val="22"/>
          <w:lang w:eastAsia="ko-KR"/>
        </w:rPr>
        <w:t>,</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사용자 노드로부터 상기 </w:t>
      </w:r>
      <w:r w:rsidR="005D61E6">
        <w:rPr>
          <w:rFonts w:ascii="맑은 고딕" w:eastAsia="맑은 고딕" w:hAnsi="맑은 고딕" w:cs="맑은 고딕" w:hint="eastAsia"/>
          <w:sz w:val="22"/>
          <w:szCs w:val="22"/>
          <w:lang w:eastAsia="ko-KR"/>
        </w:rPr>
        <w:t>제1</w:t>
      </w:r>
      <w:r w:rsidR="005D61E6">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w:t>
      </w:r>
      <w:r w:rsidR="005D61E6">
        <w:rPr>
          <w:rFonts w:ascii="맑은 고딕" w:eastAsia="맑은 고딕" w:hAnsi="맑은 고딕" w:cs="맑은 고딕" w:hint="eastAsia"/>
          <w:sz w:val="22"/>
          <w:szCs w:val="22"/>
          <w:lang w:eastAsia="ko-KR"/>
        </w:rPr>
        <w:t>제1</w:t>
      </w:r>
      <w:r w:rsidR="005D61E6">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상기 재료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에지</w:t>
      </w:r>
      <w:r w:rsidR="005D61E6">
        <w:rPr>
          <w:rFonts w:ascii="맑은 고딕" w:eastAsia="맑은 고딕" w:hAnsi="맑은 고딕" w:cs="맑은 고딕" w:hint="eastAsia"/>
          <w:sz w:val="22"/>
          <w:szCs w:val="22"/>
          <w:lang w:eastAsia="ko-KR"/>
        </w:rPr>
        <w:t>,</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w:t>
      </w:r>
      <w:r w:rsidR="005D61E6">
        <w:rPr>
          <w:rFonts w:ascii="맑은 고딕" w:eastAsia="맑은 고딕" w:hAnsi="맑은 고딕" w:cs="맑은 고딕" w:hint="eastAsia"/>
          <w:sz w:val="22"/>
          <w:szCs w:val="22"/>
          <w:lang w:eastAsia="ko-KR"/>
        </w:rPr>
        <w:t>제1</w:t>
      </w:r>
      <w:r w:rsidR="005D61E6">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상기 끼니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w:t>
      </w:r>
      <w:r w:rsidR="005D61E6">
        <w:rPr>
          <w:rFonts w:ascii="맑은 고딕" w:eastAsia="맑은 고딕" w:hAnsi="맑은 고딕" w:cs="맑은 고딕" w:hint="eastAsia"/>
          <w:sz w:val="22"/>
          <w:szCs w:val="22"/>
          <w:lang w:eastAsia="ko-KR"/>
        </w:rPr>
        <w:t xml:space="preserve"> 및 상기 제1</w:t>
      </w:r>
      <w:r w:rsidR="005D61E6">
        <w:rPr>
          <w:rFonts w:ascii="맑은 고딕" w:eastAsia="맑은 고딕" w:hAnsi="맑은 고딕" w:cs="맑은 고딕"/>
          <w:sz w:val="22"/>
          <w:szCs w:val="22"/>
          <w:lang w:eastAsia="ko-KR"/>
        </w:rPr>
        <w:t xml:space="preserve"> </w:t>
      </w:r>
      <w:r w:rsidR="005D61E6">
        <w:rPr>
          <w:rFonts w:ascii="맑은 고딕" w:eastAsia="맑은 고딕" w:hAnsi="맑은 고딕" w:cs="맑은 고딕" w:hint="eastAsia"/>
          <w:sz w:val="22"/>
          <w:szCs w:val="22"/>
          <w:lang w:eastAsia="ko-KR"/>
        </w:rPr>
        <w:t>음식 노드로부터 상기 제2</w:t>
      </w:r>
      <w:r w:rsidR="005D61E6">
        <w:rPr>
          <w:rFonts w:ascii="맑은 고딕" w:eastAsia="맑은 고딕" w:hAnsi="맑은 고딕" w:cs="맑은 고딕"/>
          <w:sz w:val="22"/>
          <w:szCs w:val="22"/>
          <w:lang w:eastAsia="ko-KR"/>
        </w:rPr>
        <w:t xml:space="preserve"> </w:t>
      </w:r>
      <w:r w:rsidR="005D61E6">
        <w:rPr>
          <w:rFonts w:ascii="맑은 고딕" w:eastAsia="맑은 고딕" w:hAnsi="맑은 고딕" w:cs="맑은 고딕" w:hint="eastAsia"/>
          <w:sz w:val="22"/>
          <w:szCs w:val="22"/>
          <w:lang w:eastAsia="ko-KR"/>
        </w:rPr>
        <w:t>음식 노드를 향하고,</w:t>
      </w:r>
      <w:r w:rsidR="005D61E6">
        <w:rPr>
          <w:rFonts w:ascii="맑은 고딕" w:eastAsia="맑은 고딕" w:hAnsi="맑은 고딕" w:cs="맑은 고딕"/>
          <w:sz w:val="22"/>
          <w:szCs w:val="22"/>
          <w:lang w:eastAsia="ko-KR"/>
        </w:rPr>
        <w:t xml:space="preserve"> </w:t>
      </w:r>
      <w:r w:rsidR="005D61E6">
        <w:rPr>
          <w:rFonts w:ascii="맑은 고딕" w:eastAsia="맑은 고딕" w:hAnsi="맑은 고딕" w:cs="맑은 고딕" w:hint="eastAsia"/>
          <w:sz w:val="22"/>
          <w:szCs w:val="22"/>
          <w:lang w:eastAsia="ko-KR"/>
        </w:rPr>
        <w:t>제4</w:t>
      </w:r>
      <w:r w:rsidR="005D61E6">
        <w:rPr>
          <w:rFonts w:ascii="맑은 고딕" w:eastAsia="맑은 고딕" w:hAnsi="맑은 고딕" w:cs="맑은 고딕"/>
          <w:sz w:val="22"/>
          <w:szCs w:val="22"/>
          <w:lang w:eastAsia="ko-KR"/>
        </w:rPr>
        <w:t xml:space="preserve"> </w:t>
      </w:r>
      <w:r w:rsidR="005D61E6">
        <w:rPr>
          <w:rFonts w:ascii="맑은 고딕" w:eastAsia="맑은 고딕" w:hAnsi="맑은 고딕" w:cs="맑은 고딕" w:hint="eastAsia"/>
          <w:sz w:val="22"/>
          <w:szCs w:val="22"/>
          <w:lang w:eastAsia="ko-KR"/>
        </w:rPr>
        <w:t>에지 가중치를 갖는 제4</w:t>
      </w:r>
      <w:r w:rsidR="005D61E6">
        <w:rPr>
          <w:rFonts w:ascii="맑은 고딕" w:eastAsia="맑은 고딕" w:hAnsi="맑은 고딕" w:cs="맑은 고딕"/>
          <w:sz w:val="22"/>
          <w:szCs w:val="22"/>
          <w:lang w:eastAsia="ko-KR"/>
        </w:rPr>
        <w:t xml:space="preserve"> </w:t>
      </w:r>
      <w:r w:rsidR="005D61E6">
        <w:rPr>
          <w:rFonts w:ascii="맑은 고딕" w:eastAsia="맑은 고딕" w:hAnsi="맑은 고딕" w:cs="맑은 고딕" w:hint="eastAsia"/>
          <w:sz w:val="22"/>
          <w:szCs w:val="22"/>
          <w:lang w:eastAsia="ko-KR"/>
        </w:rPr>
        <w:t xml:space="preserve">에지를 </w:t>
      </w:r>
      <w:r>
        <w:rPr>
          <w:rFonts w:ascii="맑은 고딕" w:eastAsia="맑은 고딕" w:hAnsi="맑은 고딕" w:cs="맑은 고딕" w:hint="eastAsia"/>
          <w:sz w:val="22"/>
          <w:szCs w:val="22"/>
          <w:lang w:eastAsia="ko-KR"/>
        </w:rPr>
        <w:t>포함하고,</w:t>
      </w:r>
      <w:r>
        <w:rPr>
          <w:rFonts w:ascii="맑은 고딕" w:eastAsia="맑은 고딕" w:hAnsi="맑은 고딕" w:cs="맑은 고딕"/>
          <w:sz w:val="22"/>
          <w:szCs w:val="22"/>
          <w:lang w:eastAsia="ko-KR"/>
        </w:rPr>
        <w:t xml:space="preserve"> </w:t>
      </w:r>
    </w:p>
    <w:p w14:paraId="025DB4BB" w14:textId="547F2030" w:rsidR="00AB5F18" w:rsidRDefault="00C76399"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음식 메뉴에 대한 상기 사용자의 선호도는,</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w:t>
      </w:r>
      <w:r w:rsidR="002D6294">
        <w:rPr>
          <w:rFonts w:ascii="맑은 고딕" w:eastAsia="맑은 고딕" w:hAnsi="맑은 고딕" w:cs="맑은 고딕" w:hint="eastAsia"/>
          <w:sz w:val="22"/>
          <w:szCs w:val="22"/>
          <w:lang w:eastAsia="ko-KR"/>
        </w:rPr>
        <w:t>에 기초하여 평가되는 시스템 장치의 동작 방법.</w:t>
      </w:r>
    </w:p>
    <w:p w14:paraId="402010D4" w14:textId="24A7196E" w:rsidR="00AB5F18" w:rsidRPr="001C0A91" w:rsidRDefault="00AB5F18" w:rsidP="00AB5F18">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 xml:space="preserve">【청구항 </w:t>
      </w:r>
      <w:r>
        <w:rPr>
          <w:rFonts w:ascii="맑은 고딕" w:eastAsia="맑은 고딕" w:hAnsi="맑은 고딕" w:cs="맑은 고딕"/>
          <w:color w:val="0070C0"/>
          <w:lang w:eastAsia="ko-KR"/>
        </w:rPr>
        <w:t>7</w:t>
      </w:r>
      <w:r w:rsidRPr="001C0A91">
        <w:rPr>
          <w:rFonts w:ascii="맑은 고딕" w:eastAsia="맑은 고딕" w:hAnsi="맑은 고딕" w:cs="맑은 고딕"/>
          <w:color w:val="0070C0"/>
          <w:lang w:eastAsia="ko-KR"/>
        </w:rPr>
        <w:t>】</w:t>
      </w:r>
    </w:p>
    <w:p w14:paraId="29327839" w14:textId="7DE483FE" w:rsidR="00AB5F18" w:rsidRDefault="00AB5F18"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sidR="00490648">
        <w:rPr>
          <w:rFonts w:ascii="맑은 고딕" w:eastAsia="맑은 고딕" w:hAnsi="맑은 고딕" w:cs="맑은 고딕"/>
          <w:sz w:val="22"/>
          <w:szCs w:val="22"/>
          <w:lang w:eastAsia="ko-KR"/>
        </w:rPr>
        <w:t>5</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항에 있어서,</w:t>
      </w:r>
    </w:p>
    <w:p w14:paraId="103AE911" w14:textId="42A89BC9" w:rsidR="00AB5F18" w:rsidRDefault="00AB5F18"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w:t>
      </w:r>
      <w:r w:rsidR="00490648">
        <w:rPr>
          <w:rFonts w:ascii="맑은 고딕" w:eastAsia="맑은 고딕" w:hAnsi="맑은 고딕" w:cs="맑은 고딕" w:hint="eastAsia"/>
          <w:sz w:val="22"/>
          <w:szCs w:val="22"/>
          <w:lang w:eastAsia="ko-KR"/>
        </w:rPr>
        <w:t>조합</w:t>
      </w:r>
      <w:r>
        <w:rPr>
          <w:rFonts w:ascii="맑은 고딕" w:eastAsia="맑은 고딕" w:hAnsi="맑은 고딕" w:cs="맑은 고딕" w:hint="eastAsia"/>
          <w:sz w:val="22"/>
          <w:szCs w:val="22"/>
          <w:lang w:eastAsia="ko-KR"/>
        </w:rPr>
        <w:t xml:space="preserve"> 평가 모델은,</w:t>
      </w:r>
    </w:p>
    <w:p w14:paraId="007FC20B" w14:textId="6B225821" w:rsidR="00490648" w:rsidRDefault="00490648" w:rsidP="0049064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후보 식단들 각각에 포함된 상기 복수의 음식 메뉴들 중 어느 두 개의 음식 메뉴들을 입력으로 제공받아,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두 개의 음식 메뉴들 간의 서브 조합 평가 점수를 추론하도록 </w:t>
      </w:r>
      <w:r w:rsidR="00B6294D">
        <w:rPr>
          <w:rFonts w:ascii="맑은 고딕" w:eastAsia="맑은 고딕" w:hAnsi="맑은 고딕" w:cs="맑은 고딕" w:hint="eastAsia"/>
          <w:sz w:val="22"/>
          <w:szCs w:val="22"/>
          <w:lang w:eastAsia="ko-KR"/>
        </w:rPr>
        <w:t>미리-학습</w:t>
      </w:r>
      <w:r>
        <w:rPr>
          <w:rFonts w:ascii="맑은 고딕" w:eastAsia="맑은 고딕" w:hAnsi="맑은 고딕" w:cs="맑은 고딕" w:hint="eastAsia"/>
          <w:sz w:val="22"/>
          <w:szCs w:val="22"/>
          <w:lang w:eastAsia="ko-KR"/>
        </w:rPr>
        <w:t>된 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포함하고,</w:t>
      </w:r>
    </w:p>
    <w:p w14:paraId="1ACF5AC2" w14:textId="681A378D" w:rsidR="00490648" w:rsidRDefault="00490648" w:rsidP="0049064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조합 평가 점수들을 획득하는 단계에서는,</w:t>
      </w:r>
    </w:p>
    <w:p w14:paraId="50D20EF0" w14:textId="25601992" w:rsidR="00490648" w:rsidRDefault="00490648" w:rsidP="0049064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통하여 어느 하나의 후보 식단에 포함된 복수의 음식 메뉴들 간의 조합에 대응되는 복수의 서브 조합 평가 점수들을 획득하는 단계;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w:t>
      </w:r>
    </w:p>
    <w:p w14:paraId="118F4393" w14:textId="5F602FD5" w:rsidR="00AB5F18" w:rsidRDefault="00490648"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서브 조합 평가 점수들에 기초하여 상기 복수의 후보 식단들 각각에 대응되는 복수의 조합 평가 점수들을 획득하는 단계를 포함하는 시스템 장치의 동작 방법.</w:t>
      </w:r>
    </w:p>
    <w:p w14:paraId="1A84159E" w14:textId="19476119" w:rsidR="00AB5F18" w:rsidRPr="001C0A91" w:rsidRDefault="00AB5F18" w:rsidP="00AB5F18">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 xml:space="preserve">【청구항 </w:t>
      </w:r>
      <w:r>
        <w:rPr>
          <w:rFonts w:ascii="맑은 고딕" w:eastAsia="맑은 고딕" w:hAnsi="맑은 고딕" w:cs="맑은 고딕"/>
          <w:color w:val="0070C0"/>
          <w:lang w:eastAsia="ko-KR"/>
        </w:rPr>
        <w:t>8</w:t>
      </w:r>
      <w:r w:rsidRPr="001C0A91">
        <w:rPr>
          <w:rFonts w:ascii="맑은 고딕" w:eastAsia="맑은 고딕" w:hAnsi="맑은 고딕" w:cs="맑은 고딕"/>
          <w:color w:val="0070C0"/>
          <w:lang w:eastAsia="ko-KR"/>
        </w:rPr>
        <w:t>】</w:t>
      </w:r>
    </w:p>
    <w:p w14:paraId="583E150E" w14:textId="30C8A625" w:rsidR="00AB5F18" w:rsidRDefault="00AB5F18"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sidR="005D61E6">
        <w:rPr>
          <w:rFonts w:ascii="맑은 고딕" w:eastAsia="맑은 고딕" w:hAnsi="맑은 고딕" w:cs="맑은 고딕"/>
          <w:sz w:val="22"/>
          <w:szCs w:val="22"/>
          <w:lang w:eastAsia="ko-KR"/>
        </w:rPr>
        <w:t>7</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항에 있어서,</w:t>
      </w:r>
    </w:p>
    <w:p w14:paraId="3910B203" w14:textId="66FB7A37" w:rsidR="005D61E6" w:rsidRDefault="005D61E6" w:rsidP="005D61E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인공 지능 모델은,</w:t>
      </w:r>
    </w:p>
    <w:p w14:paraId="5089F7D4" w14:textId="389A0C66" w:rsidR="005D61E6" w:rsidRDefault="005D61E6" w:rsidP="005D61E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복수의 노드들(n</w:t>
      </w:r>
      <w:r>
        <w:rPr>
          <w:rFonts w:ascii="맑은 고딕" w:eastAsia="맑은 고딕" w:hAnsi="맑은 고딕" w:cs="맑은 고딕"/>
          <w:sz w:val="22"/>
          <w:szCs w:val="22"/>
          <w:lang w:eastAsia="ko-KR"/>
        </w:rPr>
        <w:t xml:space="preserve">odes) </w:t>
      </w:r>
      <w:r>
        <w:rPr>
          <w:rFonts w:ascii="맑은 고딕" w:eastAsia="맑은 고딕" w:hAnsi="맑은 고딕" w:cs="맑은 고딕" w:hint="eastAsia"/>
          <w:sz w:val="22"/>
          <w:szCs w:val="22"/>
          <w:lang w:eastAsia="ko-KR"/>
        </w:rPr>
        <w:t>및 상기 복수의 노드들 간의 관계를 나타내는 복수의 에지들(</w:t>
      </w:r>
      <w:r>
        <w:rPr>
          <w:rFonts w:ascii="맑은 고딕" w:eastAsia="맑은 고딕" w:hAnsi="맑은 고딕" w:cs="맑은 고딕"/>
          <w:sz w:val="22"/>
          <w:szCs w:val="22"/>
          <w:lang w:eastAsia="ko-KR"/>
        </w:rPr>
        <w:t>edges)</w:t>
      </w:r>
      <w:r>
        <w:rPr>
          <w:rFonts w:ascii="맑은 고딕" w:eastAsia="맑은 고딕" w:hAnsi="맑은 고딕" w:cs="맑은 고딕" w:hint="eastAsia"/>
          <w:sz w:val="22"/>
          <w:szCs w:val="22"/>
          <w:lang w:eastAsia="ko-KR"/>
        </w:rPr>
        <w:t xml:space="preserve">을 포함하는 그래프 정보를 훈련 데이터로 이용하여 </w:t>
      </w:r>
      <w:r w:rsidR="00B6294D">
        <w:rPr>
          <w:rFonts w:ascii="맑은 고딕" w:eastAsia="맑은 고딕" w:hAnsi="맑은 고딕" w:cs="맑은 고딕" w:hint="eastAsia"/>
          <w:sz w:val="22"/>
          <w:szCs w:val="22"/>
          <w:lang w:eastAsia="ko-KR"/>
        </w:rPr>
        <w:t>미리-학습</w:t>
      </w:r>
      <w:r>
        <w:rPr>
          <w:rFonts w:ascii="맑은 고딕" w:eastAsia="맑은 고딕" w:hAnsi="맑은 고딕" w:cs="맑은 고딕" w:hint="eastAsia"/>
          <w:sz w:val="22"/>
          <w:szCs w:val="22"/>
          <w:lang w:eastAsia="ko-KR"/>
        </w:rPr>
        <w:t>된 인공 지능 모델이며,</w:t>
      </w:r>
    </w:p>
    <w:p w14:paraId="680BF110" w14:textId="77777777" w:rsidR="005D61E6" w:rsidRDefault="005D61E6" w:rsidP="005D61E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lastRenderedPageBreak/>
        <w:t>상기 복수의 노드들은,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사용자에 대응되는 사용자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음식 메뉴들 중 어느 하나의</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대응되는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음식 메뉴들 중 다른 하나의 음식 메뉴에 대응되는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음식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포함된 재료에 대응되는 재료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메뉴가 포함된 끼니에 대응되는 끼니 노드를 포함하고,</w:t>
      </w:r>
    </w:p>
    <w:p w14:paraId="2D2BCE4D" w14:textId="77777777" w:rsidR="005D61E6" w:rsidRDefault="005D61E6" w:rsidP="005D61E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복수의 </w:t>
      </w:r>
      <w:proofErr w:type="spellStart"/>
      <w:r>
        <w:rPr>
          <w:rFonts w:ascii="맑은 고딕" w:eastAsia="맑은 고딕" w:hAnsi="맑은 고딕" w:cs="맑은 고딕" w:hint="eastAsia"/>
          <w:sz w:val="22"/>
          <w:szCs w:val="22"/>
          <w:lang w:eastAsia="ko-KR"/>
        </w:rPr>
        <w:t>에지들은</w:t>
      </w:r>
      <w:proofErr w:type="spellEnd"/>
      <w:r>
        <w:rPr>
          <w:rFonts w:ascii="맑은 고딕" w:eastAsia="맑은 고딕" w:hAnsi="맑은 고딕" w:cs="맑은 고딕" w:hint="eastAsia"/>
          <w:sz w:val="22"/>
          <w:szCs w:val="22"/>
          <w:lang w:eastAsia="ko-KR"/>
        </w:rPr>
        <w:t>,</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사용자 노드로부터 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상기 재료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에지,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상기 끼니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및 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상기 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제4</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제4</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에지를 포함하고,</w:t>
      </w:r>
      <w:r>
        <w:rPr>
          <w:rFonts w:ascii="맑은 고딕" w:eastAsia="맑은 고딕" w:hAnsi="맑은 고딕" w:cs="맑은 고딕"/>
          <w:sz w:val="22"/>
          <w:szCs w:val="22"/>
          <w:lang w:eastAsia="ko-KR"/>
        </w:rPr>
        <w:t xml:space="preserve"> </w:t>
      </w:r>
    </w:p>
    <w:p w14:paraId="6CCABF10" w14:textId="090C62E2" w:rsidR="005D61E6" w:rsidRPr="00AB5F18" w:rsidRDefault="005D61E6"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두 개의 음식 메뉴들 간의 조합도는,</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w:t>
      </w:r>
      <w:r>
        <w:rPr>
          <w:rFonts w:ascii="맑은 고딕" w:eastAsia="맑은 고딕" w:hAnsi="맑은 고딕" w:cs="맑은 고딕"/>
          <w:sz w:val="22"/>
          <w:szCs w:val="22"/>
          <w:lang w:eastAsia="ko-KR"/>
        </w:rPr>
        <w:t xml:space="preserve">4 </w:t>
      </w:r>
      <w:r>
        <w:rPr>
          <w:rFonts w:ascii="맑은 고딕" w:eastAsia="맑은 고딕" w:hAnsi="맑은 고딕" w:cs="맑은 고딕" w:hint="eastAsia"/>
          <w:sz w:val="22"/>
          <w:szCs w:val="22"/>
          <w:lang w:eastAsia="ko-KR"/>
        </w:rPr>
        <w:t>에지 가중치에 기초하여 평가되는 시스템 장치의 동작 방법.</w:t>
      </w:r>
    </w:p>
    <w:p w14:paraId="6264BE8B" w14:textId="3E74937F" w:rsidR="00AB5F18" w:rsidRPr="001C0A91" w:rsidRDefault="00AB5F18" w:rsidP="00AB5F18">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 xml:space="preserve">【청구항 </w:t>
      </w:r>
      <w:r w:rsidR="005E65B7">
        <w:rPr>
          <w:rFonts w:ascii="맑은 고딕" w:eastAsia="맑은 고딕" w:hAnsi="맑은 고딕" w:cs="맑은 고딕"/>
          <w:color w:val="0070C0"/>
          <w:lang w:eastAsia="ko-KR"/>
        </w:rPr>
        <w:t>9</w:t>
      </w:r>
      <w:r w:rsidRPr="001C0A91">
        <w:rPr>
          <w:rFonts w:ascii="맑은 고딕" w:eastAsia="맑은 고딕" w:hAnsi="맑은 고딕" w:cs="맑은 고딕"/>
          <w:color w:val="0070C0"/>
          <w:lang w:eastAsia="ko-KR"/>
        </w:rPr>
        <w:t>】</w:t>
      </w:r>
    </w:p>
    <w:p w14:paraId="4DEEB8C1" w14:textId="579F86C7" w:rsidR="00AB5F18" w:rsidRDefault="00AB5F18"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sidR="001D20B2">
        <w:rPr>
          <w:rFonts w:ascii="맑은 고딕" w:eastAsia="맑은 고딕" w:hAnsi="맑은 고딕" w:cs="맑은 고딕"/>
          <w:sz w:val="22"/>
          <w:szCs w:val="22"/>
          <w:lang w:eastAsia="ko-KR"/>
        </w:rPr>
        <w:t>7</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항에 있어서,</w:t>
      </w:r>
    </w:p>
    <w:p w14:paraId="3077B2EB" w14:textId="6539603A" w:rsidR="005E65B7" w:rsidRDefault="005E65B7"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최종 식단을 선별하여 제공하는 단계는,</w:t>
      </w:r>
    </w:p>
    <w:p w14:paraId="21515627" w14:textId="58A4B7CA" w:rsidR="001D174C" w:rsidRDefault="00695EDD" w:rsidP="001D174C">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복수의 후보 식단들 각각에 대응되는 </w:t>
      </w:r>
      <w:r w:rsidR="001D174C">
        <w:rPr>
          <w:rFonts w:ascii="맑은 고딕" w:eastAsia="맑은 고딕" w:hAnsi="맑은 고딕" w:cs="맑은 고딕" w:hint="eastAsia"/>
          <w:sz w:val="22"/>
          <w:szCs w:val="22"/>
          <w:lang w:eastAsia="ko-KR"/>
        </w:rPr>
        <w:t>상기 복수의 영양 평가 점수들,</w:t>
      </w:r>
      <w:r w:rsidR="001D174C">
        <w:rPr>
          <w:rFonts w:ascii="맑은 고딕" w:eastAsia="맑은 고딕" w:hAnsi="맑은 고딕" w:cs="맑은 고딕"/>
          <w:sz w:val="22"/>
          <w:szCs w:val="22"/>
          <w:lang w:eastAsia="ko-KR"/>
        </w:rPr>
        <w:t xml:space="preserve"> </w:t>
      </w:r>
      <w:r w:rsidR="001D174C">
        <w:rPr>
          <w:rFonts w:ascii="맑은 고딕" w:eastAsia="맑은 고딕" w:hAnsi="맑은 고딕" w:cs="맑은 고딕" w:hint="eastAsia"/>
          <w:sz w:val="22"/>
          <w:szCs w:val="22"/>
          <w:lang w:eastAsia="ko-KR"/>
        </w:rPr>
        <w:t xml:space="preserve">상기 복수의 선호도 평가 점수들 및 상기 복수의 조합 평가 점수들 각각이 미리 설정된 기준 최저 점수보다 </w:t>
      </w:r>
      <w:proofErr w:type="spellStart"/>
      <w:r w:rsidR="001D174C">
        <w:rPr>
          <w:rFonts w:ascii="맑은 고딕" w:eastAsia="맑은 고딕" w:hAnsi="맑은 고딕" w:cs="맑은 고딕" w:hint="eastAsia"/>
          <w:sz w:val="22"/>
          <w:szCs w:val="22"/>
          <w:lang w:eastAsia="ko-KR"/>
        </w:rPr>
        <w:t>높은지</w:t>
      </w:r>
      <w:proofErr w:type="spellEnd"/>
      <w:r w:rsidR="001D174C">
        <w:rPr>
          <w:rFonts w:ascii="맑은 고딕" w:eastAsia="맑은 고딕" w:hAnsi="맑은 고딕" w:cs="맑은 고딕" w:hint="eastAsia"/>
          <w:sz w:val="22"/>
          <w:szCs w:val="22"/>
          <w:lang w:eastAsia="ko-KR"/>
        </w:rPr>
        <w:t xml:space="preserve"> 여부를 식별하는 단계;</w:t>
      </w:r>
    </w:p>
    <w:p w14:paraId="06699181" w14:textId="005E37C2" w:rsidR="00FD52CB" w:rsidRDefault="00695EDD" w:rsidP="00FD52CB">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후보 식단들</w:t>
      </w:r>
      <w:r w:rsidR="0014487E">
        <w:rPr>
          <w:rFonts w:ascii="맑은 고딕" w:eastAsia="맑은 고딕" w:hAnsi="맑은 고딕" w:cs="맑은 고딕" w:hint="eastAsia"/>
          <w:sz w:val="22"/>
          <w:szCs w:val="22"/>
          <w:lang w:eastAsia="ko-KR"/>
        </w:rPr>
        <w:t xml:space="preserve"> </w:t>
      </w:r>
      <w:r>
        <w:rPr>
          <w:rFonts w:ascii="맑은 고딕" w:eastAsia="맑은 고딕" w:hAnsi="맑은 고딕" w:cs="맑은 고딕" w:hint="eastAsia"/>
          <w:sz w:val="22"/>
          <w:szCs w:val="22"/>
          <w:lang w:eastAsia="ko-KR"/>
        </w:rPr>
        <w:t>중,</w:t>
      </w:r>
      <w:r>
        <w:rPr>
          <w:rFonts w:ascii="맑은 고딕" w:eastAsia="맑은 고딕" w:hAnsi="맑은 고딕" w:cs="맑은 고딕"/>
          <w:sz w:val="22"/>
          <w:szCs w:val="22"/>
          <w:lang w:eastAsia="ko-KR"/>
        </w:rPr>
        <w:t xml:space="preserve"> </w:t>
      </w:r>
      <w:r w:rsidR="001D174C">
        <w:rPr>
          <w:rFonts w:ascii="맑은 고딕" w:eastAsia="맑은 고딕" w:hAnsi="맑은 고딕" w:cs="맑은 고딕" w:hint="eastAsia"/>
          <w:sz w:val="22"/>
          <w:szCs w:val="22"/>
          <w:lang w:eastAsia="ko-KR"/>
        </w:rPr>
        <w:t>영양 평가 점수,</w:t>
      </w:r>
      <w:r w:rsidR="001D174C">
        <w:rPr>
          <w:rFonts w:ascii="맑은 고딕" w:eastAsia="맑은 고딕" w:hAnsi="맑은 고딕" w:cs="맑은 고딕"/>
          <w:sz w:val="22"/>
          <w:szCs w:val="22"/>
          <w:lang w:eastAsia="ko-KR"/>
        </w:rPr>
        <w:t xml:space="preserve"> </w:t>
      </w:r>
      <w:r w:rsidR="001D174C">
        <w:rPr>
          <w:rFonts w:ascii="맑은 고딕" w:eastAsia="맑은 고딕" w:hAnsi="맑은 고딕" w:cs="맑은 고딕" w:hint="eastAsia"/>
          <w:sz w:val="22"/>
          <w:szCs w:val="22"/>
          <w:lang w:eastAsia="ko-KR"/>
        </w:rPr>
        <w:t>선호도 평가 점수</w:t>
      </w:r>
      <w:r w:rsidR="000E1EFF">
        <w:rPr>
          <w:rFonts w:ascii="맑은 고딕" w:eastAsia="맑은 고딕" w:hAnsi="맑은 고딕" w:cs="맑은 고딕" w:hint="eastAsia"/>
          <w:sz w:val="22"/>
          <w:szCs w:val="22"/>
          <w:lang w:eastAsia="ko-KR"/>
        </w:rPr>
        <w:t xml:space="preserve"> </w:t>
      </w:r>
      <w:r w:rsidR="001D174C">
        <w:rPr>
          <w:rFonts w:ascii="맑은 고딕" w:eastAsia="맑은 고딕" w:hAnsi="맑은 고딕" w:cs="맑은 고딕" w:hint="eastAsia"/>
          <w:sz w:val="22"/>
          <w:szCs w:val="22"/>
          <w:lang w:eastAsia="ko-KR"/>
        </w:rPr>
        <w:t>및 조합 평가 점수</w:t>
      </w:r>
      <w:r w:rsidR="000E1EFF">
        <w:rPr>
          <w:rFonts w:ascii="맑은 고딕" w:eastAsia="맑은 고딕" w:hAnsi="맑은 고딕" w:cs="맑은 고딕" w:hint="eastAsia"/>
          <w:sz w:val="22"/>
          <w:szCs w:val="22"/>
          <w:lang w:eastAsia="ko-KR"/>
        </w:rPr>
        <w:t xml:space="preserve">가 </w:t>
      </w:r>
      <w:r w:rsidR="00D212BA">
        <w:rPr>
          <w:rFonts w:ascii="맑은 고딕" w:eastAsia="맑은 고딕" w:hAnsi="맑은 고딕" w:cs="맑은 고딕" w:hint="eastAsia"/>
          <w:sz w:val="22"/>
          <w:szCs w:val="22"/>
          <w:lang w:eastAsia="ko-KR"/>
        </w:rPr>
        <w:t xml:space="preserve">모두 </w:t>
      </w:r>
      <w:r w:rsidR="001D174C">
        <w:rPr>
          <w:rFonts w:ascii="맑은 고딕" w:eastAsia="맑은 고딕" w:hAnsi="맑은 고딕" w:cs="맑은 고딕" w:hint="eastAsia"/>
          <w:sz w:val="22"/>
          <w:szCs w:val="22"/>
          <w:lang w:eastAsia="ko-KR"/>
        </w:rPr>
        <w:t>상기 기준 최저 점수보다 높다고 식별</w:t>
      </w:r>
      <w:r>
        <w:rPr>
          <w:rFonts w:ascii="맑은 고딕" w:eastAsia="맑은 고딕" w:hAnsi="맑은 고딕" w:cs="맑은 고딕" w:hint="eastAsia"/>
          <w:sz w:val="22"/>
          <w:szCs w:val="22"/>
          <w:lang w:eastAsia="ko-KR"/>
        </w:rPr>
        <w:t>된 적어도 하나의 후보 식단에 대응되는 적어도 하나</w:t>
      </w:r>
      <w:r w:rsidR="00FD52CB">
        <w:rPr>
          <w:rFonts w:ascii="맑은 고딕" w:eastAsia="맑은 고딕" w:hAnsi="맑은 고딕" w:cs="맑은 고딕" w:hint="eastAsia"/>
          <w:sz w:val="22"/>
          <w:szCs w:val="22"/>
          <w:lang w:eastAsia="ko-KR"/>
        </w:rPr>
        <w:t>의 영양 평가 점수,</w:t>
      </w:r>
      <w:r w:rsidR="00FD52CB">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적어도 하나</w:t>
      </w:r>
      <w:r w:rsidR="00FD52CB">
        <w:rPr>
          <w:rFonts w:ascii="맑은 고딕" w:eastAsia="맑은 고딕" w:hAnsi="맑은 고딕" w:cs="맑은 고딕" w:hint="eastAsia"/>
          <w:sz w:val="22"/>
          <w:szCs w:val="22"/>
          <w:lang w:eastAsia="ko-KR"/>
        </w:rPr>
        <w:t xml:space="preserve">의 선호도 평가 점수 </w:t>
      </w:r>
      <w:r w:rsidR="001D174C">
        <w:rPr>
          <w:rFonts w:ascii="맑은 고딕" w:eastAsia="맑은 고딕" w:hAnsi="맑은 고딕" w:cs="맑은 고딕" w:hint="eastAsia"/>
          <w:sz w:val="22"/>
          <w:szCs w:val="22"/>
          <w:lang w:eastAsia="ko-KR"/>
        </w:rPr>
        <w:t>및</w:t>
      </w:r>
      <w:r w:rsidR="00FD52CB">
        <w:rPr>
          <w:rFonts w:ascii="맑은 고딕" w:eastAsia="맑은 고딕" w:hAnsi="맑은 고딕" w:cs="맑은 고딕" w:hint="eastAsia"/>
          <w:sz w:val="22"/>
          <w:szCs w:val="22"/>
          <w:lang w:eastAsia="ko-KR"/>
        </w:rPr>
        <w:t xml:space="preserve"> </w:t>
      </w:r>
      <w:r>
        <w:rPr>
          <w:rFonts w:ascii="맑은 고딕" w:eastAsia="맑은 고딕" w:hAnsi="맑은 고딕" w:cs="맑은 고딕" w:hint="eastAsia"/>
          <w:sz w:val="22"/>
          <w:szCs w:val="22"/>
          <w:lang w:eastAsia="ko-KR"/>
        </w:rPr>
        <w:t>적어도 하나</w:t>
      </w:r>
      <w:r w:rsidR="00FD52CB">
        <w:rPr>
          <w:rFonts w:ascii="맑은 고딕" w:eastAsia="맑은 고딕" w:hAnsi="맑은 고딕" w:cs="맑은 고딕" w:hint="eastAsia"/>
          <w:sz w:val="22"/>
          <w:szCs w:val="22"/>
          <w:lang w:eastAsia="ko-KR"/>
        </w:rPr>
        <w:t>의 조합 평가 점수</w:t>
      </w:r>
      <w:r w:rsidR="001D174C">
        <w:rPr>
          <w:rFonts w:ascii="맑은 고딕" w:eastAsia="맑은 고딕" w:hAnsi="맑은 고딕" w:cs="맑은 고딕" w:hint="eastAsia"/>
          <w:sz w:val="22"/>
          <w:szCs w:val="22"/>
          <w:lang w:eastAsia="ko-KR"/>
        </w:rPr>
        <w:t xml:space="preserve">의 </w:t>
      </w:r>
      <w:r w:rsidR="00FD52CB">
        <w:rPr>
          <w:rFonts w:ascii="맑은 고딕" w:eastAsia="맑은 고딕" w:hAnsi="맑은 고딕" w:cs="맑은 고딕" w:hint="eastAsia"/>
          <w:sz w:val="22"/>
          <w:szCs w:val="22"/>
          <w:lang w:eastAsia="ko-KR"/>
        </w:rPr>
        <w:t>평균을 계산하여,</w:t>
      </w:r>
      <w:r w:rsidR="00FD52CB">
        <w:rPr>
          <w:rFonts w:ascii="맑은 고딕" w:eastAsia="맑은 고딕" w:hAnsi="맑은 고딕" w:cs="맑은 고딕"/>
          <w:sz w:val="22"/>
          <w:szCs w:val="22"/>
          <w:lang w:eastAsia="ko-KR"/>
        </w:rPr>
        <w:t xml:space="preserve"> </w:t>
      </w:r>
      <w:r w:rsidR="00FD52CB">
        <w:rPr>
          <w:rFonts w:ascii="맑은 고딕" w:eastAsia="맑은 고딕" w:hAnsi="맑은 고딕" w:cs="맑은 고딕" w:hint="eastAsia"/>
          <w:sz w:val="22"/>
          <w:szCs w:val="22"/>
          <w:lang w:eastAsia="ko-KR"/>
        </w:rPr>
        <w:t xml:space="preserve">상기 </w:t>
      </w:r>
      <w:r>
        <w:rPr>
          <w:rFonts w:ascii="맑은 고딕" w:eastAsia="맑은 고딕" w:hAnsi="맑은 고딕" w:cs="맑은 고딕" w:hint="eastAsia"/>
          <w:sz w:val="22"/>
          <w:szCs w:val="22"/>
          <w:lang w:eastAsia="ko-KR"/>
        </w:rPr>
        <w:t>적어도 하나의</w:t>
      </w:r>
      <w:r w:rsidR="00FD52CB">
        <w:rPr>
          <w:rFonts w:ascii="맑은 고딕" w:eastAsia="맑은 고딕" w:hAnsi="맑은 고딕" w:cs="맑은 고딕" w:hint="eastAsia"/>
          <w:sz w:val="22"/>
          <w:szCs w:val="22"/>
          <w:lang w:eastAsia="ko-KR"/>
        </w:rPr>
        <w:t xml:space="preserve"> 후보 식단에 대응되는</w:t>
      </w:r>
      <w:r>
        <w:rPr>
          <w:rFonts w:ascii="맑은 고딕" w:eastAsia="맑은 고딕" w:hAnsi="맑은 고딕" w:cs="맑은 고딕" w:hint="eastAsia"/>
          <w:sz w:val="22"/>
          <w:szCs w:val="22"/>
          <w:lang w:eastAsia="ko-KR"/>
        </w:rPr>
        <w:t xml:space="preserve"> 적어도 하나의</w:t>
      </w:r>
      <w:r w:rsidR="00FD52CB">
        <w:rPr>
          <w:rFonts w:ascii="맑은 고딕" w:eastAsia="맑은 고딕" w:hAnsi="맑은 고딕" w:cs="맑은 고딕" w:hint="eastAsia"/>
          <w:sz w:val="22"/>
          <w:szCs w:val="22"/>
          <w:lang w:eastAsia="ko-KR"/>
        </w:rPr>
        <w:t xml:space="preserve"> 평균 점수</w:t>
      </w:r>
      <w:r>
        <w:rPr>
          <w:rFonts w:ascii="맑은 고딕" w:eastAsia="맑은 고딕" w:hAnsi="맑은 고딕" w:cs="맑은 고딕" w:hint="eastAsia"/>
          <w:sz w:val="22"/>
          <w:szCs w:val="22"/>
          <w:lang w:eastAsia="ko-KR"/>
        </w:rPr>
        <w:t xml:space="preserve">를 </w:t>
      </w:r>
      <w:r w:rsidR="00FD52CB">
        <w:rPr>
          <w:rFonts w:ascii="맑은 고딕" w:eastAsia="맑은 고딕" w:hAnsi="맑은 고딕" w:cs="맑은 고딕" w:hint="eastAsia"/>
          <w:sz w:val="22"/>
          <w:szCs w:val="22"/>
          <w:lang w:eastAsia="ko-KR"/>
        </w:rPr>
        <w:t>획득하는 단계;</w:t>
      </w:r>
      <w:r w:rsidR="001D174C">
        <w:rPr>
          <w:rFonts w:ascii="맑은 고딕" w:eastAsia="맑은 고딕" w:hAnsi="맑은 고딕" w:cs="맑은 고딕"/>
          <w:sz w:val="22"/>
          <w:szCs w:val="22"/>
          <w:lang w:eastAsia="ko-KR"/>
        </w:rPr>
        <w:t xml:space="preserve"> </w:t>
      </w:r>
      <w:r w:rsidR="001D174C">
        <w:rPr>
          <w:rFonts w:ascii="맑은 고딕" w:eastAsia="맑은 고딕" w:hAnsi="맑은 고딕" w:cs="맑은 고딕" w:hint="eastAsia"/>
          <w:sz w:val="22"/>
          <w:szCs w:val="22"/>
          <w:lang w:eastAsia="ko-KR"/>
        </w:rPr>
        <w:t>및</w:t>
      </w:r>
    </w:p>
    <w:p w14:paraId="206B46FA" w14:textId="04CFD3BC" w:rsidR="00FD52CB" w:rsidRDefault="00FD52CB"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w:t>
      </w:r>
      <w:r w:rsidR="00695EDD">
        <w:rPr>
          <w:rFonts w:ascii="맑은 고딕" w:eastAsia="맑은 고딕" w:hAnsi="맑은 고딕" w:cs="맑은 고딕" w:hint="eastAsia"/>
          <w:sz w:val="22"/>
          <w:szCs w:val="22"/>
          <w:lang w:eastAsia="ko-KR"/>
        </w:rPr>
        <w:t>적어도 하나의 평균 점수</w:t>
      </w:r>
      <w:r>
        <w:rPr>
          <w:rFonts w:ascii="맑은 고딕" w:eastAsia="맑은 고딕" w:hAnsi="맑은 고딕" w:cs="맑은 고딕" w:hint="eastAsia"/>
          <w:sz w:val="22"/>
          <w:szCs w:val="22"/>
          <w:lang w:eastAsia="ko-KR"/>
        </w:rPr>
        <w:t xml:space="preserve"> 중 가장 높은 평균 점수를 갖는 후보 식단을 상기 최종 식단으로 선별하는 단계</w:t>
      </w:r>
      <w:r w:rsidR="001D174C">
        <w:rPr>
          <w:rFonts w:ascii="맑은 고딕" w:eastAsia="맑은 고딕" w:hAnsi="맑은 고딕" w:cs="맑은 고딕" w:hint="eastAsia"/>
          <w:sz w:val="22"/>
          <w:szCs w:val="22"/>
          <w:lang w:eastAsia="ko-KR"/>
        </w:rPr>
        <w:t>를 포함하는 시스템 장치의 동작 방법.</w:t>
      </w:r>
    </w:p>
    <w:p w14:paraId="1795C5AF" w14:textId="609992B7" w:rsidR="00AB5F18" w:rsidRPr="001C0A91" w:rsidRDefault="00AB5F18" w:rsidP="00AB5F18">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lastRenderedPageBreak/>
        <w:t xml:space="preserve">【청구항 </w:t>
      </w:r>
      <w:r>
        <w:rPr>
          <w:rFonts w:ascii="맑은 고딕" w:eastAsia="맑은 고딕" w:hAnsi="맑은 고딕" w:cs="맑은 고딕"/>
          <w:color w:val="0070C0"/>
          <w:lang w:eastAsia="ko-KR"/>
        </w:rPr>
        <w:t>10</w:t>
      </w:r>
      <w:r w:rsidRPr="001C0A91">
        <w:rPr>
          <w:rFonts w:ascii="맑은 고딕" w:eastAsia="맑은 고딕" w:hAnsi="맑은 고딕" w:cs="맑은 고딕"/>
          <w:color w:val="0070C0"/>
          <w:lang w:eastAsia="ko-KR"/>
        </w:rPr>
        <w:t>】</w:t>
      </w:r>
    </w:p>
    <w:p w14:paraId="4778B3C2" w14:textId="329FC82A" w:rsidR="00AB5F18" w:rsidRDefault="004C0BA4"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사용자 맞춤 식단</w:t>
      </w:r>
      <w:r w:rsidR="00AB5F18">
        <w:rPr>
          <w:rFonts w:ascii="맑은 고딕" w:eastAsia="맑은 고딕" w:hAnsi="맑은 고딕" w:cs="맑은 고딕" w:hint="eastAsia"/>
          <w:sz w:val="22"/>
          <w:szCs w:val="22"/>
          <w:lang w:eastAsia="ko-KR"/>
        </w:rPr>
        <w:t>을 제공하는 시스템 장치는,</w:t>
      </w:r>
    </w:p>
    <w:p w14:paraId="7C94F32A" w14:textId="77777777" w:rsidR="00AB5F18" w:rsidRPr="00C6037B" w:rsidRDefault="00AB5F18" w:rsidP="00AB5F18">
      <w:pPr>
        <w:widowControl w:val="0"/>
        <w:spacing w:line="360" w:lineRule="auto"/>
        <w:ind w:firstLine="800"/>
        <w:jc w:val="both"/>
        <w:rPr>
          <w:rFonts w:ascii="맑은 고딕" w:eastAsia="맑은 고딕" w:hAnsi="맑은 고딕" w:cs="맑은 고딕"/>
          <w:sz w:val="22"/>
          <w:szCs w:val="22"/>
          <w:lang w:eastAsia="ko-KR"/>
        </w:rPr>
      </w:pPr>
      <w:r w:rsidRPr="00C6037B">
        <w:rPr>
          <w:rFonts w:ascii="맑은 고딕" w:eastAsia="맑은 고딕" w:hAnsi="맑은 고딕" w:cs="맑은 고딕" w:hint="eastAsia"/>
          <w:sz w:val="22"/>
          <w:szCs w:val="22"/>
          <w:lang w:eastAsia="ko-KR"/>
        </w:rPr>
        <w:t>적어도 하나의 명령어(</w:t>
      </w:r>
      <w:r w:rsidRPr="00C6037B">
        <w:rPr>
          <w:rFonts w:ascii="맑은 고딕" w:eastAsia="맑은 고딕" w:hAnsi="맑은 고딕" w:cs="맑은 고딕"/>
          <w:sz w:val="22"/>
          <w:szCs w:val="22"/>
          <w:lang w:eastAsia="ko-KR"/>
        </w:rPr>
        <w:t>instruction)</w:t>
      </w:r>
      <w:r w:rsidRPr="00C6037B">
        <w:rPr>
          <w:rFonts w:ascii="맑은 고딕" w:eastAsia="맑은 고딕" w:hAnsi="맑은 고딕" w:cs="맑은 고딕" w:hint="eastAsia"/>
          <w:sz w:val="22"/>
          <w:szCs w:val="22"/>
          <w:lang w:eastAsia="ko-KR"/>
        </w:rPr>
        <w:t>를 저장하는 메모리;</w:t>
      </w:r>
      <w:r w:rsidRPr="00C6037B">
        <w:rPr>
          <w:rFonts w:ascii="맑은 고딕" w:eastAsia="맑은 고딕" w:hAnsi="맑은 고딕" w:cs="맑은 고딕"/>
          <w:sz w:val="22"/>
          <w:szCs w:val="22"/>
          <w:lang w:eastAsia="ko-KR"/>
        </w:rPr>
        <w:t xml:space="preserve"> </w:t>
      </w:r>
      <w:r w:rsidRPr="00C6037B">
        <w:rPr>
          <w:rFonts w:ascii="맑은 고딕" w:eastAsia="맑은 고딕" w:hAnsi="맑은 고딕" w:cs="맑은 고딕" w:hint="eastAsia"/>
          <w:sz w:val="22"/>
          <w:szCs w:val="22"/>
          <w:lang w:eastAsia="ko-KR"/>
        </w:rPr>
        <w:t>및</w:t>
      </w:r>
    </w:p>
    <w:p w14:paraId="79417C5A" w14:textId="77777777" w:rsidR="00AB5F18" w:rsidRPr="00C6037B" w:rsidRDefault="00AB5F18" w:rsidP="00AB5F18">
      <w:pPr>
        <w:widowControl w:val="0"/>
        <w:spacing w:line="360" w:lineRule="auto"/>
        <w:ind w:firstLine="800"/>
        <w:jc w:val="both"/>
        <w:rPr>
          <w:rFonts w:ascii="맑은 고딕" w:eastAsia="맑은 고딕" w:hAnsi="맑은 고딕" w:cs="맑은 고딕"/>
          <w:sz w:val="22"/>
          <w:szCs w:val="22"/>
          <w:lang w:eastAsia="ko-KR"/>
        </w:rPr>
      </w:pPr>
      <w:r w:rsidRPr="00C6037B">
        <w:rPr>
          <w:rFonts w:ascii="맑은 고딕" w:eastAsia="맑은 고딕" w:hAnsi="맑은 고딕" w:cs="맑은 고딕" w:hint="eastAsia"/>
          <w:sz w:val="22"/>
          <w:szCs w:val="22"/>
          <w:lang w:eastAsia="ko-KR"/>
        </w:rPr>
        <w:t>상기 메모리에 저장된 상기 적어도 하나의 명령어를 실행하는 적어도 하나의 프로세서를 포함하고,</w:t>
      </w:r>
    </w:p>
    <w:p w14:paraId="604C90B0" w14:textId="77777777" w:rsidR="00AB5F18" w:rsidRPr="00C6037B" w:rsidRDefault="00AB5F18" w:rsidP="00AB5F18">
      <w:pPr>
        <w:widowControl w:val="0"/>
        <w:spacing w:line="360" w:lineRule="auto"/>
        <w:ind w:firstLine="800"/>
        <w:jc w:val="both"/>
        <w:rPr>
          <w:rFonts w:ascii="맑은 고딕" w:eastAsia="맑은 고딕" w:hAnsi="맑은 고딕" w:cs="맑은 고딕"/>
          <w:sz w:val="22"/>
          <w:szCs w:val="22"/>
          <w:lang w:eastAsia="ko-KR"/>
        </w:rPr>
      </w:pPr>
      <w:r w:rsidRPr="00C6037B">
        <w:rPr>
          <w:rFonts w:ascii="맑은 고딕" w:eastAsia="맑은 고딕" w:hAnsi="맑은 고딕" w:cs="맑은 고딕" w:hint="eastAsia"/>
          <w:sz w:val="22"/>
          <w:szCs w:val="22"/>
          <w:lang w:eastAsia="ko-KR"/>
        </w:rPr>
        <w:t>상기 적어도 하나의 프로세서</w:t>
      </w:r>
      <w:r>
        <w:rPr>
          <w:rFonts w:ascii="맑은 고딕" w:eastAsia="맑은 고딕" w:hAnsi="맑은 고딕" w:cs="맑은 고딕" w:hint="eastAsia"/>
          <w:sz w:val="22"/>
          <w:szCs w:val="22"/>
          <w:lang w:eastAsia="ko-KR"/>
        </w:rPr>
        <w:t>가</w:t>
      </w:r>
      <w:r w:rsidRPr="00C6037B">
        <w:rPr>
          <w:rFonts w:ascii="맑은 고딕" w:eastAsia="맑은 고딕" w:hAnsi="맑은 고딕" w:cs="맑은 고딕" w:hint="eastAsia"/>
          <w:sz w:val="22"/>
          <w:szCs w:val="22"/>
          <w:lang w:eastAsia="ko-KR"/>
        </w:rPr>
        <w:t xml:space="preserve"> 상기 적어도 하나의 명령어를 실행함으로써,</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시스템 장치는,</w:t>
      </w:r>
    </w:p>
    <w:p w14:paraId="33F8A847" w14:textId="79C6882E" w:rsidR="004C0BA4" w:rsidRDefault="004C0BA4"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사용자의 개인 정보 및 복수의 후보 식사 유형들 중 어느 하나의 선호 식사 유형을 획득</w:t>
      </w:r>
      <w:r w:rsidR="00EB55AF">
        <w:rPr>
          <w:rFonts w:ascii="맑은 고딕" w:eastAsia="맑은 고딕" w:hAnsi="맑은 고딕" w:cs="맑은 고딕" w:hint="eastAsia"/>
          <w:sz w:val="22"/>
          <w:szCs w:val="22"/>
          <w:lang w:eastAsia="ko-KR"/>
        </w:rPr>
        <w:t>하고,</w:t>
      </w:r>
    </w:p>
    <w:p w14:paraId="50633862" w14:textId="3ACC467C" w:rsidR="00CB0C85" w:rsidRDefault="00CB0C85"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선호 식사 유형에 기초하여,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선호 식사 유형이 반영된 복수의 후보 식단들을 획득하고,</w:t>
      </w:r>
    </w:p>
    <w:p w14:paraId="49B8C7C1" w14:textId="77F59FCB" w:rsidR="00CB0C85" w:rsidRDefault="00CB0C85"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사용자의 개인 정보에 기초하여,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사용자에게 개인화된 기준 영</w:t>
      </w:r>
      <w:r w:rsidR="0077305F">
        <w:rPr>
          <w:rFonts w:ascii="맑은 고딕" w:eastAsia="맑은 고딕" w:hAnsi="맑은 고딕" w:cs="맑은 고딕" w:hint="eastAsia"/>
          <w:sz w:val="22"/>
          <w:szCs w:val="22"/>
          <w:lang w:eastAsia="ko-KR"/>
        </w:rPr>
        <w:t>양</w:t>
      </w:r>
      <w:r>
        <w:rPr>
          <w:rFonts w:ascii="맑은 고딕" w:eastAsia="맑은 고딕" w:hAnsi="맑은 고딕" w:cs="맑은 고딕" w:hint="eastAsia"/>
          <w:sz w:val="22"/>
          <w:szCs w:val="22"/>
          <w:lang w:eastAsia="ko-KR"/>
        </w:rPr>
        <w:t xml:space="preserve"> 섭취 기준을 획득하고,</w:t>
      </w:r>
    </w:p>
    <w:p w14:paraId="7D18252D" w14:textId="57902B30" w:rsidR="00CB0C85" w:rsidRDefault="00CB0C85"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영양 평가 모델을 이용하여,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기준 영양 섭취 기준과 상기 복수의 후보 식단들 각각에 포함된 복수의 후보 식단 영양들을 비교하여,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후보 식단들 각각에 대한 복수의 영양 평가 점수들을 획득하고,</w:t>
      </w:r>
    </w:p>
    <w:p w14:paraId="50D5C0C1" w14:textId="72A5942D" w:rsidR="00CB0C85" w:rsidRDefault="00CB0C85"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선호도 평가 모델을 이용하여,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사용자의 개인 정보와 상기 복수의 후보 식단들에 기초하여 상기 복수의 후보 식단들 각각에 대한 상기 사용자의 선호도를 나타내는 복수의 선호도 평가 점수들을 획득하고,</w:t>
      </w:r>
    </w:p>
    <w:p w14:paraId="55326A1F" w14:textId="5030C32F" w:rsidR="00CB0C85" w:rsidRDefault="00CB0C85"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조합 평가 모델을 이용하여,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후보 식단들 각각에 포함된 복수의 음식 메뉴들 간의 조합도를 나타내는 복수의 조합 평가 점수들을 획득하고,</w:t>
      </w:r>
    </w:p>
    <w:p w14:paraId="3AAA3015" w14:textId="18206C09" w:rsidR="00894B46" w:rsidRDefault="00CB0C85" w:rsidP="00BF62EA">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영양 평가 점수들,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선호도 평가 점수들 및 상기 복수의 조합 평가 점수들에 기초하여 상기 복수의 후보 식단들 중 최종 식단을 선별하여 제공하는 시스템 장치.</w:t>
      </w:r>
    </w:p>
    <w:p w14:paraId="23BDDCCC"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【요약서】</w:t>
      </w:r>
    </w:p>
    <w:p w14:paraId="45CC50E8"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t>【요약】</w:t>
      </w:r>
    </w:p>
    <w:p w14:paraId="3952E826" w14:textId="70893948" w:rsidR="00B22771" w:rsidRPr="0036679B" w:rsidRDefault="00A64F0E" w:rsidP="00B22771">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사용자 맞춤</w:t>
      </w:r>
      <w:r w:rsidR="00B22771">
        <w:rPr>
          <w:rFonts w:ascii="맑은 고딕" w:eastAsia="맑은 고딕" w:hAnsi="맑은 고딕" w:cs="맑은 고딕" w:hint="eastAsia"/>
          <w:sz w:val="22"/>
          <w:szCs w:val="22"/>
          <w:lang w:eastAsia="ko-KR"/>
        </w:rPr>
        <w:t xml:space="preserve"> 식단을 제공하는 시스템 장치의 동작 방법은 </w:t>
      </w:r>
      <w:r>
        <w:rPr>
          <w:rFonts w:ascii="맑은 고딕" w:eastAsia="맑은 고딕" w:hAnsi="맑은 고딕" w:cs="맑은 고딕" w:hint="eastAsia"/>
          <w:sz w:val="22"/>
          <w:szCs w:val="22"/>
          <w:lang w:eastAsia="ko-KR"/>
        </w:rPr>
        <w:t>사용자의 개인 정보 및 후보 식사 유형들 중 어느 하나의 선호 식사 유형을 획득하는 단계</w:t>
      </w:r>
      <w:r w:rsidR="0036679B">
        <w:rPr>
          <w:rFonts w:ascii="맑은 고딕" w:eastAsia="맑은 고딕" w:hAnsi="맑은 고딕" w:cs="맑은 고딕" w:hint="eastAsia"/>
          <w:sz w:val="22"/>
          <w:szCs w:val="22"/>
          <w:lang w:eastAsia="ko-KR"/>
        </w:rPr>
        <w:t xml:space="preserve">, </w:t>
      </w:r>
      <w:r>
        <w:rPr>
          <w:rFonts w:ascii="맑은 고딕" w:eastAsia="맑은 고딕" w:hAnsi="맑은 고딕" w:cs="맑은 고딕" w:hint="eastAsia"/>
          <w:sz w:val="22"/>
          <w:szCs w:val="22"/>
          <w:lang w:eastAsia="ko-KR"/>
        </w:rPr>
        <w:t>선호 식사 유형에 기초하여</w:t>
      </w:r>
      <w:r w:rsidR="0036679B">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선호 식사 유형이 반영된 후보 식단들을 획득하는 단계</w:t>
      </w:r>
      <w:r w:rsidR="0036679B">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사용자의 개인 정보에 기초하여 사용자에게 개인화된 기준 영양 섭취 기준을 획득하는 단계</w:t>
      </w:r>
      <w:r w:rsidR="0036679B">
        <w:rPr>
          <w:rFonts w:ascii="맑은 고딕" w:eastAsia="맑은 고딕" w:hAnsi="맑은 고딕" w:cs="맑은 고딕" w:hint="eastAsia"/>
          <w:sz w:val="22"/>
          <w:szCs w:val="22"/>
          <w:lang w:eastAsia="ko-KR"/>
        </w:rPr>
        <w:t>,</w:t>
      </w:r>
      <w:r w:rsidR="0036679B">
        <w:rPr>
          <w:rFonts w:ascii="맑은 고딕" w:eastAsia="맑은 고딕" w:hAnsi="맑은 고딕" w:cs="맑은 고딕"/>
          <w:sz w:val="22"/>
          <w:szCs w:val="22"/>
          <w:lang w:eastAsia="ko-KR"/>
        </w:rPr>
        <w:t xml:space="preserve"> </w:t>
      </w:r>
      <w:r w:rsidR="0036679B">
        <w:rPr>
          <w:rFonts w:ascii="맑은 고딕" w:eastAsia="맑은 고딕" w:hAnsi="맑은 고딕" w:cs="맑은 고딕" w:hint="eastAsia"/>
          <w:sz w:val="22"/>
          <w:szCs w:val="22"/>
          <w:lang w:eastAsia="ko-KR"/>
        </w:rPr>
        <w:t>영</w:t>
      </w:r>
      <w:r>
        <w:rPr>
          <w:rFonts w:ascii="맑은 고딕" w:eastAsia="맑은 고딕" w:hAnsi="맑은 고딕" w:cs="맑은 고딕" w:hint="eastAsia"/>
          <w:sz w:val="22"/>
          <w:szCs w:val="22"/>
          <w:lang w:eastAsia="ko-KR"/>
        </w:rPr>
        <w:t>양 평가 모델을 이용하여 기준 영양 섭취 기준과 후보 식단들 각각에 포함된 후보 식단 영양들을 비교하여 후보 식단들 각각에 대한 영양 평가 점수들을 획득하는 단계</w:t>
      </w:r>
      <w:r w:rsidR="0036679B">
        <w:rPr>
          <w:rFonts w:ascii="맑은 고딕" w:eastAsia="맑은 고딕" w:hAnsi="맑은 고딕" w:cs="맑은 고딕" w:hint="eastAsia"/>
          <w:sz w:val="22"/>
          <w:szCs w:val="22"/>
          <w:lang w:eastAsia="ko-KR"/>
        </w:rPr>
        <w:t>,</w:t>
      </w:r>
      <w:r w:rsidR="0036679B">
        <w:rPr>
          <w:rFonts w:ascii="맑은 고딕" w:eastAsia="맑은 고딕" w:hAnsi="맑은 고딕" w:cs="맑은 고딕"/>
          <w:sz w:val="22"/>
          <w:szCs w:val="22"/>
          <w:lang w:eastAsia="ko-KR"/>
        </w:rPr>
        <w:t xml:space="preserve"> </w:t>
      </w:r>
      <w:r w:rsidR="0036679B">
        <w:rPr>
          <w:rFonts w:ascii="맑은 고딕" w:eastAsia="맑은 고딕" w:hAnsi="맑은 고딕" w:cs="맑은 고딕" w:hint="eastAsia"/>
          <w:sz w:val="22"/>
          <w:szCs w:val="22"/>
          <w:lang w:eastAsia="ko-KR"/>
        </w:rPr>
        <w:t>선</w:t>
      </w:r>
      <w:r>
        <w:rPr>
          <w:rFonts w:ascii="맑은 고딕" w:eastAsia="맑은 고딕" w:hAnsi="맑은 고딕" w:cs="맑은 고딕" w:hint="eastAsia"/>
          <w:sz w:val="22"/>
          <w:szCs w:val="22"/>
          <w:lang w:eastAsia="ko-KR"/>
        </w:rPr>
        <w:t>호도 평가 모델을 이용하여 사용자의 개인 정보와 후보 식단들에 기초하여 후보 식단들 각각에 대한 사용자의 선호도를 나타내는 선호도 평가 점수들을 획득하는 단계</w:t>
      </w:r>
      <w:r w:rsidR="0036679B">
        <w:rPr>
          <w:rFonts w:ascii="맑은 고딕" w:eastAsia="맑은 고딕" w:hAnsi="맑은 고딕" w:cs="맑은 고딕" w:hint="eastAsia"/>
          <w:sz w:val="22"/>
          <w:szCs w:val="22"/>
          <w:lang w:eastAsia="ko-KR"/>
        </w:rPr>
        <w:t>,</w:t>
      </w:r>
      <w:r w:rsidR="0036679B">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조합 평가 모델을 이용하여 후보 식단들 각각에 포함된 음식 메뉴들 간의 조합도를 나타내는 조합 평가 점수들을 획득하는 단계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w:t>
      </w:r>
      <w:r w:rsidR="0036679B">
        <w:rPr>
          <w:rFonts w:ascii="맑은 고딕" w:eastAsia="맑은 고딕" w:hAnsi="맑은 고딕" w:cs="맑은 고딕" w:hint="eastAsia"/>
          <w:sz w:val="22"/>
          <w:szCs w:val="22"/>
          <w:lang w:eastAsia="ko-KR"/>
        </w:rPr>
        <w:t xml:space="preserve"> </w:t>
      </w:r>
      <w:r>
        <w:rPr>
          <w:rFonts w:ascii="맑은 고딕" w:eastAsia="맑은 고딕" w:hAnsi="맑은 고딕" w:cs="맑은 고딕" w:hint="eastAsia"/>
          <w:sz w:val="22"/>
          <w:szCs w:val="22"/>
          <w:lang w:eastAsia="ko-KR"/>
        </w:rPr>
        <w:t>영양 평가 점수들, 선호도 평가 점수들 및 조합 평가 점수들에 기초하여 후보 식단들 중 최종 식단을 선별하여 제공하는 단계를 포함</w:t>
      </w:r>
      <w:r w:rsidR="0036679B">
        <w:rPr>
          <w:rFonts w:ascii="맑은 고딕" w:eastAsia="맑은 고딕" w:hAnsi="맑은 고딕" w:cs="맑은 고딕" w:hint="eastAsia"/>
          <w:sz w:val="22"/>
          <w:szCs w:val="22"/>
          <w:lang w:eastAsia="ko-KR"/>
        </w:rPr>
        <w:t>할 수 있다.</w:t>
      </w:r>
    </w:p>
    <w:p w14:paraId="0324584A"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t>【대표도】</w:t>
      </w:r>
    </w:p>
    <w:p w14:paraId="245BCC67"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t>도 1</w:t>
      </w:r>
      <w:r>
        <w:rPr>
          <w:lang w:eastAsia="ko-KR"/>
        </w:rPr>
        <w:br w:type="page"/>
      </w:r>
    </w:p>
    <w:p w14:paraId="70BD43C4"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【도면】</w:t>
      </w:r>
    </w:p>
    <w:p w14:paraId="27DD9776"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t>【도 1】</w:t>
      </w:r>
    </w:p>
    <w:p w14:paraId="7B085B03" w14:textId="3700A761" w:rsidR="00117C6D" w:rsidRDefault="006B1EFD" w:rsidP="00E9062B">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57C457C9" wp14:editId="7150A227">
            <wp:extent cx="5731510" cy="3110230"/>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10230"/>
                    </a:xfrm>
                    <a:prstGeom prst="rect">
                      <a:avLst/>
                    </a:prstGeom>
                    <a:noFill/>
                    <a:ln>
                      <a:noFill/>
                    </a:ln>
                  </pic:spPr>
                </pic:pic>
              </a:graphicData>
            </a:graphic>
          </wp:inline>
        </w:drawing>
      </w:r>
    </w:p>
    <w:p w14:paraId="0A98776E"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lang w:eastAsia="ko-KR"/>
        </w:rPr>
        <w:br w:type="page"/>
      </w:r>
    </w:p>
    <w:p w14:paraId="162A7BD3"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2】</w:t>
      </w:r>
    </w:p>
    <w:p w14:paraId="76DCFE5A" w14:textId="39CB8372" w:rsidR="00117C6D" w:rsidRDefault="006B1EFD" w:rsidP="00E9062B">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032FC412" wp14:editId="2E6F6E41">
            <wp:extent cx="5731510" cy="3357245"/>
            <wp:effectExtent l="0" t="0" r="254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57245"/>
                    </a:xfrm>
                    <a:prstGeom prst="rect">
                      <a:avLst/>
                    </a:prstGeom>
                    <a:noFill/>
                    <a:ln>
                      <a:noFill/>
                    </a:ln>
                  </pic:spPr>
                </pic:pic>
              </a:graphicData>
            </a:graphic>
          </wp:inline>
        </w:drawing>
      </w:r>
    </w:p>
    <w:p w14:paraId="1716C573"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lang w:eastAsia="ko-KR"/>
        </w:rPr>
        <w:br w:type="page"/>
      </w:r>
    </w:p>
    <w:p w14:paraId="5FA17EE7"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3】</w:t>
      </w:r>
    </w:p>
    <w:p w14:paraId="518E519D" w14:textId="7AC8AC74" w:rsidR="00117C6D" w:rsidRDefault="006B1EFD" w:rsidP="00E9062B">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2A847586" wp14:editId="03652367">
            <wp:extent cx="5731510" cy="3220085"/>
            <wp:effectExtent l="0" t="0" r="254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5BDDCAE0"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lang w:eastAsia="ko-KR"/>
        </w:rPr>
        <w:br w:type="page"/>
      </w:r>
    </w:p>
    <w:p w14:paraId="66BCE138"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4】</w:t>
      </w:r>
    </w:p>
    <w:p w14:paraId="6B373752" w14:textId="28F1FE21" w:rsidR="006B1EFD" w:rsidRDefault="006B1EFD" w:rsidP="00235EBB">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7D14EAB1" wp14:editId="2E2CE44B">
            <wp:extent cx="3365500" cy="4025900"/>
            <wp:effectExtent l="0" t="0" r="635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65500" cy="4025900"/>
                    </a:xfrm>
                    <a:prstGeom prst="rect">
                      <a:avLst/>
                    </a:prstGeom>
                    <a:noFill/>
                    <a:ln>
                      <a:noFill/>
                    </a:ln>
                  </pic:spPr>
                </pic:pic>
              </a:graphicData>
            </a:graphic>
          </wp:inline>
        </w:drawing>
      </w:r>
    </w:p>
    <w:p w14:paraId="0B25170D" w14:textId="2991CE0F" w:rsidR="00117C6D" w:rsidRDefault="006B1EFD" w:rsidP="006B1EFD">
      <w:pPr>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br w:type="page"/>
      </w:r>
    </w:p>
    <w:p w14:paraId="40522299"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5】</w:t>
      </w:r>
    </w:p>
    <w:p w14:paraId="2A06314F" w14:textId="227C6F43" w:rsidR="00117C6D" w:rsidRDefault="006B1EFD" w:rsidP="00E9062B">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6D3C7315" wp14:editId="7F38009C">
            <wp:extent cx="4800600" cy="3365500"/>
            <wp:effectExtent l="0" t="0" r="0" b="635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0600" cy="3365500"/>
                    </a:xfrm>
                    <a:prstGeom prst="rect">
                      <a:avLst/>
                    </a:prstGeom>
                    <a:noFill/>
                    <a:ln>
                      <a:noFill/>
                    </a:ln>
                  </pic:spPr>
                </pic:pic>
              </a:graphicData>
            </a:graphic>
          </wp:inline>
        </w:drawing>
      </w:r>
    </w:p>
    <w:p w14:paraId="4A9E627D" w14:textId="77777777" w:rsidR="00117C6D" w:rsidRDefault="00F96DF9">
      <w:pPr>
        <w:spacing w:after="160" w:line="259" w:lineRule="auto"/>
        <w:jc w:val="both"/>
        <w:rPr>
          <w:rFonts w:ascii="맑은 고딕" w:eastAsia="맑은 고딕" w:hAnsi="맑은 고딕" w:cs="맑은 고딕"/>
          <w:sz w:val="22"/>
          <w:szCs w:val="22"/>
          <w:lang w:eastAsia="ko-KR"/>
        </w:rPr>
      </w:pPr>
      <w:r>
        <w:rPr>
          <w:lang w:eastAsia="ko-KR"/>
        </w:rPr>
        <w:br w:type="page"/>
      </w:r>
    </w:p>
    <w:p w14:paraId="3935377E"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6】</w:t>
      </w:r>
    </w:p>
    <w:p w14:paraId="499EADB2" w14:textId="69061E51" w:rsidR="00117C6D" w:rsidRDefault="006B1EFD" w:rsidP="00E9062B">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5AC75C9F" wp14:editId="4185553C">
            <wp:extent cx="5731510" cy="2351405"/>
            <wp:effectExtent l="0" t="0" r="254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351405"/>
                    </a:xfrm>
                    <a:prstGeom prst="rect">
                      <a:avLst/>
                    </a:prstGeom>
                    <a:noFill/>
                    <a:ln>
                      <a:noFill/>
                    </a:ln>
                  </pic:spPr>
                </pic:pic>
              </a:graphicData>
            </a:graphic>
          </wp:inline>
        </w:drawing>
      </w:r>
    </w:p>
    <w:p w14:paraId="5BBC72F6" w14:textId="36CE6407" w:rsidR="001A7A2A" w:rsidRDefault="001A7A2A">
      <w:pPr>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br w:type="page"/>
      </w:r>
    </w:p>
    <w:p w14:paraId="2A081B34" w14:textId="27661B11" w:rsidR="001A7A2A" w:rsidRDefault="001A7A2A" w:rsidP="001A7A2A">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7】</w:t>
      </w:r>
    </w:p>
    <w:p w14:paraId="26E0270D" w14:textId="2DAFB09E" w:rsidR="00117C6D" w:rsidRDefault="006B1EFD" w:rsidP="001A7A2A">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4D417AFD" wp14:editId="2DBC5904">
            <wp:extent cx="3517900" cy="3022600"/>
            <wp:effectExtent l="0" t="0" r="6350" b="635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17900" cy="3022600"/>
                    </a:xfrm>
                    <a:prstGeom prst="rect">
                      <a:avLst/>
                    </a:prstGeom>
                    <a:noFill/>
                    <a:ln>
                      <a:noFill/>
                    </a:ln>
                  </pic:spPr>
                </pic:pic>
              </a:graphicData>
            </a:graphic>
          </wp:inline>
        </w:drawing>
      </w:r>
    </w:p>
    <w:p w14:paraId="00CB0DF1" w14:textId="2C10D215" w:rsidR="00CA335F" w:rsidRDefault="00CA335F">
      <w:pPr>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br w:type="page"/>
      </w:r>
    </w:p>
    <w:p w14:paraId="00A8A20C" w14:textId="52988E66" w:rsidR="00CA335F" w:rsidRDefault="00CA335F" w:rsidP="00CA335F">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8】</w:t>
      </w:r>
    </w:p>
    <w:p w14:paraId="605D5D6E" w14:textId="5CC819DC" w:rsidR="00CA335F" w:rsidRPr="00E9062B" w:rsidRDefault="006B1EFD" w:rsidP="00CA335F">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2EC32854" wp14:editId="2DE246EF">
            <wp:extent cx="3556000" cy="3060700"/>
            <wp:effectExtent l="0" t="0" r="6350" b="635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6000" cy="3060700"/>
                    </a:xfrm>
                    <a:prstGeom prst="rect">
                      <a:avLst/>
                    </a:prstGeom>
                    <a:noFill/>
                    <a:ln>
                      <a:noFill/>
                    </a:ln>
                  </pic:spPr>
                </pic:pic>
              </a:graphicData>
            </a:graphic>
          </wp:inline>
        </w:drawing>
      </w:r>
    </w:p>
    <w:p w14:paraId="1C584054" w14:textId="599802E0" w:rsidR="00CA335F" w:rsidRDefault="00CA335F">
      <w:pPr>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br w:type="page"/>
      </w:r>
    </w:p>
    <w:p w14:paraId="6F8A966F" w14:textId="760BA98E" w:rsidR="00CA335F" w:rsidRDefault="00CA335F" w:rsidP="00CA335F">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9】</w:t>
      </w:r>
    </w:p>
    <w:p w14:paraId="32BA0D6C" w14:textId="7AA066D3" w:rsidR="00CA335F" w:rsidRPr="00E9062B" w:rsidRDefault="006B1EFD" w:rsidP="00CA335F">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25EA4D65" wp14:editId="2846CF16">
            <wp:extent cx="5731510" cy="3834130"/>
            <wp:effectExtent l="0" t="0" r="254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834130"/>
                    </a:xfrm>
                    <a:prstGeom prst="rect">
                      <a:avLst/>
                    </a:prstGeom>
                    <a:noFill/>
                    <a:ln>
                      <a:noFill/>
                    </a:ln>
                  </pic:spPr>
                </pic:pic>
              </a:graphicData>
            </a:graphic>
          </wp:inline>
        </w:drawing>
      </w:r>
    </w:p>
    <w:p w14:paraId="37B32B22" w14:textId="177A7289" w:rsidR="00CA335F" w:rsidRDefault="00CA335F">
      <w:pPr>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br w:type="page"/>
      </w:r>
    </w:p>
    <w:p w14:paraId="487490D8" w14:textId="0ED75F29" w:rsidR="00CA335F" w:rsidRDefault="00CA335F" w:rsidP="00CA335F">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10】</w:t>
      </w:r>
    </w:p>
    <w:p w14:paraId="3AE57E0B" w14:textId="22993039" w:rsidR="00CA335F" w:rsidRPr="00E9062B" w:rsidRDefault="006B1EFD" w:rsidP="00CA335F">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431805D3" wp14:editId="5C96DC95">
            <wp:extent cx="4711700" cy="4279900"/>
            <wp:effectExtent l="0" t="0" r="0" b="635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11700" cy="4279900"/>
                    </a:xfrm>
                    <a:prstGeom prst="rect">
                      <a:avLst/>
                    </a:prstGeom>
                    <a:noFill/>
                    <a:ln>
                      <a:noFill/>
                    </a:ln>
                  </pic:spPr>
                </pic:pic>
              </a:graphicData>
            </a:graphic>
          </wp:inline>
        </w:drawing>
      </w:r>
    </w:p>
    <w:p w14:paraId="1CDD1EA5" w14:textId="3E96D173" w:rsidR="00CA335F" w:rsidRPr="00E9062B" w:rsidRDefault="00CA335F" w:rsidP="006B1EFD">
      <w:pPr>
        <w:rPr>
          <w:rFonts w:ascii="맑은 고딕" w:eastAsia="맑은 고딕" w:hAnsi="맑은 고딕" w:cs="맑은 고딕"/>
          <w:sz w:val="22"/>
          <w:szCs w:val="22"/>
          <w:lang w:eastAsia="ko-KR"/>
        </w:rPr>
      </w:pPr>
    </w:p>
    <w:sectPr w:rsidR="00CA335F" w:rsidRPr="00E9062B">
      <w:headerReference w:type="default" r:id="rId23"/>
      <w:footerReference w:type="default" r:id="rId24"/>
      <w:headerReference w:type="first" r:id="rId25"/>
      <w:footerReference w:type="first" r:id="rId26"/>
      <w:pgSz w:w="11906" w:h="16838"/>
      <w:pgMar w:top="1418" w:right="1440" w:bottom="1440" w:left="1440" w:header="566" w:footer="85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ER" w:date="2024-12-07T17:07:00Z" w:initials="U">
    <w:p w14:paraId="63B83763" w14:textId="77777777" w:rsidR="004B1812" w:rsidRPr="003C56D8" w:rsidRDefault="004B1812" w:rsidP="004B1812">
      <w:pPr>
        <w:pStyle w:val="ad"/>
        <w:rPr>
          <w:rFonts w:asciiTheme="minorHAnsi" w:eastAsiaTheme="minorHAnsi" w:hAnsiTheme="minorHAnsi"/>
          <w:lang w:eastAsia="ko-KR"/>
        </w:rPr>
      </w:pPr>
      <w:r>
        <w:rPr>
          <w:rStyle w:val="ac"/>
        </w:rPr>
        <w:annotationRef/>
      </w:r>
      <w:r w:rsidRPr="003C56D8">
        <w:rPr>
          <w:rStyle w:val="ac"/>
          <w:rFonts w:asciiTheme="minorHAnsi" w:eastAsiaTheme="minorHAnsi" w:hAnsiTheme="minorHAnsi"/>
        </w:rPr>
        <w:annotationRef/>
      </w:r>
      <w:r w:rsidRPr="003C56D8">
        <w:rPr>
          <w:rFonts w:asciiTheme="minorHAnsi" w:eastAsiaTheme="minorHAnsi" w:hAnsiTheme="minorHAnsi" w:hint="eastAsia"/>
          <w:lang w:eastAsia="ko-KR"/>
        </w:rPr>
        <w:t>1</w:t>
      </w:r>
      <w:r w:rsidRPr="003C56D8">
        <w:rPr>
          <w:rFonts w:asciiTheme="minorHAnsi" w:eastAsiaTheme="minorHAnsi" w:hAnsiTheme="minorHAnsi"/>
          <w:lang w:eastAsia="ko-KR"/>
        </w:rPr>
        <w:t xml:space="preserve">, 2 </w:t>
      </w:r>
      <w:r w:rsidRPr="003C56D8">
        <w:rPr>
          <w:rFonts w:asciiTheme="minorHAnsi" w:eastAsiaTheme="minorHAnsi" w:hAnsiTheme="minorHAnsi" w:hint="eastAsia"/>
          <w:lang w:eastAsia="ko-KR"/>
        </w:rPr>
        <w:t>페이지는 명세서의 전체적인 설명을 위하여 기재된 내용으로,</w:t>
      </w:r>
      <w:r w:rsidRPr="003C56D8">
        <w:rPr>
          <w:rFonts w:asciiTheme="minorHAnsi" w:eastAsiaTheme="minorHAnsi" w:hAnsiTheme="minorHAnsi"/>
          <w:lang w:eastAsia="ko-KR"/>
        </w:rPr>
        <w:t xml:space="preserve"> </w:t>
      </w:r>
      <w:r w:rsidRPr="003C56D8">
        <w:rPr>
          <w:rFonts w:asciiTheme="minorHAnsi" w:eastAsiaTheme="minorHAnsi" w:hAnsiTheme="minorHAnsi" w:hint="eastAsia"/>
          <w:lang w:eastAsia="ko-KR"/>
        </w:rPr>
        <w:t>실제 특허 문서는</w:t>
      </w:r>
      <w:r w:rsidRPr="003C56D8">
        <w:rPr>
          <w:rFonts w:asciiTheme="minorHAnsi" w:eastAsiaTheme="minorHAnsi" w:hAnsiTheme="minorHAnsi"/>
          <w:lang w:eastAsia="ko-KR"/>
        </w:rPr>
        <w:t xml:space="preserve"> </w:t>
      </w:r>
      <w:r w:rsidRPr="003C56D8">
        <w:rPr>
          <w:rFonts w:asciiTheme="minorHAnsi" w:eastAsiaTheme="minorHAnsi" w:hAnsiTheme="minorHAnsi" w:hint="eastAsia"/>
          <w:lang w:eastAsia="ko-KR"/>
        </w:rPr>
        <w:t xml:space="preserve">본 페이지인 </w:t>
      </w:r>
      <w:r w:rsidRPr="003C56D8">
        <w:rPr>
          <w:rFonts w:asciiTheme="minorHAnsi" w:eastAsiaTheme="minorHAnsi" w:hAnsiTheme="minorHAnsi"/>
          <w:lang w:eastAsia="ko-KR"/>
        </w:rPr>
        <w:t>3</w:t>
      </w:r>
      <w:r w:rsidRPr="003C56D8">
        <w:rPr>
          <w:rFonts w:asciiTheme="minorHAnsi" w:eastAsiaTheme="minorHAnsi" w:hAnsiTheme="minorHAnsi" w:hint="eastAsia"/>
          <w:lang w:eastAsia="ko-KR"/>
        </w:rPr>
        <w:t>페이지부터입니다.</w:t>
      </w:r>
    </w:p>
    <w:p w14:paraId="2D31AACE" w14:textId="77777777" w:rsidR="004B1812" w:rsidRPr="003C56D8" w:rsidRDefault="004B1812" w:rsidP="004B1812">
      <w:pPr>
        <w:pStyle w:val="ad"/>
        <w:rPr>
          <w:rFonts w:asciiTheme="minorHAnsi" w:eastAsiaTheme="minorHAnsi" w:hAnsiTheme="minorHAnsi"/>
          <w:lang w:eastAsia="ko-KR"/>
        </w:rPr>
      </w:pPr>
    </w:p>
    <w:p w14:paraId="5C610281" w14:textId="7560819F" w:rsidR="004B1812" w:rsidRPr="004B1812" w:rsidRDefault="004B1812">
      <w:pPr>
        <w:pStyle w:val="ad"/>
        <w:rPr>
          <w:rFonts w:asciiTheme="minorHAnsi" w:eastAsiaTheme="minorHAnsi" w:hAnsiTheme="minorHAnsi"/>
          <w:lang w:eastAsia="ko-KR"/>
        </w:rPr>
      </w:pPr>
      <w:r w:rsidRPr="003C56D8">
        <w:rPr>
          <w:rFonts w:asciiTheme="minorHAnsi" w:eastAsiaTheme="minorHAnsi" w:hAnsiTheme="minorHAnsi" w:hint="eastAsia"/>
          <w:lang w:eastAsia="ko-KR"/>
        </w:rPr>
        <w:t>따라서,</w:t>
      </w:r>
      <w:r w:rsidRPr="003C56D8">
        <w:rPr>
          <w:rFonts w:asciiTheme="minorHAnsi" w:eastAsiaTheme="minorHAnsi" w:hAnsiTheme="minorHAnsi"/>
          <w:lang w:eastAsia="ko-KR"/>
        </w:rPr>
        <w:t xml:space="preserve"> </w:t>
      </w:r>
      <w:r w:rsidRPr="003C56D8">
        <w:rPr>
          <w:rFonts w:asciiTheme="minorHAnsi" w:eastAsiaTheme="minorHAnsi" w:hAnsiTheme="minorHAnsi" w:hint="eastAsia"/>
          <w:lang w:eastAsia="ko-KR"/>
        </w:rPr>
        <w:t>아래의 내용부터 검토해주시면 됩니다.</w:t>
      </w:r>
    </w:p>
  </w:comment>
  <w:comment w:id="1" w:author="USER" w:date="2024-12-07T17:07:00Z" w:initials="U">
    <w:p w14:paraId="50C403EA" w14:textId="1259A2E1" w:rsidR="004B1812" w:rsidRPr="004B1812" w:rsidRDefault="004B1812">
      <w:pPr>
        <w:pStyle w:val="ad"/>
        <w:rPr>
          <w:rFonts w:asciiTheme="minorHAnsi" w:eastAsiaTheme="minorHAnsi" w:hAnsiTheme="minorHAnsi"/>
          <w:lang w:eastAsia="ko-KR"/>
        </w:rPr>
      </w:pPr>
      <w:r>
        <w:rPr>
          <w:rStyle w:val="ac"/>
        </w:rPr>
        <w:annotationRef/>
      </w:r>
      <w:r w:rsidRPr="00A360A9">
        <w:rPr>
          <w:rStyle w:val="ac"/>
          <w:rFonts w:asciiTheme="minorHAnsi" w:eastAsiaTheme="minorHAnsi" w:hAnsiTheme="minorHAnsi"/>
        </w:rPr>
        <w:annotationRef/>
      </w:r>
      <w:r w:rsidRPr="00A360A9">
        <w:rPr>
          <w:rFonts w:asciiTheme="minorHAnsi" w:eastAsiaTheme="minorHAnsi" w:hAnsiTheme="minorHAnsi" w:hint="eastAsia"/>
          <w:lang w:eastAsia="ko-KR"/>
        </w:rPr>
        <w:t>기술 분야의 경우,</w:t>
      </w:r>
      <w:r w:rsidRPr="00A360A9">
        <w:rPr>
          <w:rFonts w:asciiTheme="minorHAnsi" w:eastAsiaTheme="minorHAnsi" w:hAnsiTheme="minorHAnsi"/>
          <w:lang w:eastAsia="ko-KR"/>
        </w:rPr>
        <w:t xml:space="preserve"> </w:t>
      </w:r>
      <w:r w:rsidRPr="00A360A9">
        <w:rPr>
          <w:rFonts w:asciiTheme="minorHAnsi" w:eastAsiaTheme="minorHAnsi" w:hAnsiTheme="minorHAnsi" w:hint="eastAsia"/>
          <w:lang w:eastAsia="ko-KR"/>
        </w:rPr>
        <w:t>본원 발명의 권리 범위와는 무관한,</w:t>
      </w:r>
      <w:r w:rsidRPr="00A360A9">
        <w:rPr>
          <w:rFonts w:asciiTheme="minorHAnsi" w:eastAsiaTheme="minorHAnsi" w:hAnsiTheme="minorHAnsi"/>
          <w:lang w:eastAsia="ko-KR"/>
        </w:rPr>
        <w:t xml:space="preserve"> </w:t>
      </w:r>
      <w:r w:rsidRPr="00A360A9">
        <w:rPr>
          <w:rFonts w:asciiTheme="minorHAnsi" w:eastAsiaTheme="minorHAnsi" w:hAnsiTheme="minorHAnsi" w:hint="eastAsia"/>
          <w:lang w:eastAsia="ko-KR"/>
        </w:rPr>
        <w:t>심사관의 심사 편의를 위하여 기재되는 부분이므로 간략하게 기재하는 것이 유리합니다.</w:t>
      </w:r>
    </w:p>
  </w:comment>
  <w:comment w:id="2" w:author="USER" w:date="2024-12-07T17:07:00Z" w:initials="U">
    <w:p w14:paraId="19FDE1C2" w14:textId="77777777" w:rsidR="004B1812" w:rsidRPr="00A360A9" w:rsidRDefault="004B1812" w:rsidP="004B1812">
      <w:pPr>
        <w:pStyle w:val="ad"/>
        <w:rPr>
          <w:rFonts w:asciiTheme="minorHAnsi" w:eastAsiaTheme="minorHAnsi" w:hAnsiTheme="minorHAnsi"/>
          <w:lang w:eastAsia="ko-KR"/>
        </w:rPr>
      </w:pPr>
      <w:r>
        <w:rPr>
          <w:rStyle w:val="ac"/>
        </w:rPr>
        <w:annotationRef/>
      </w:r>
      <w:r w:rsidRPr="00A360A9">
        <w:rPr>
          <w:rStyle w:val="ac"/>
          <w:rFonts w:asciiTheme="minorHAnsi" w:eastAsiaTheme="minorHAnsi" w:hAnsiTheme="minorHAnsi"/>
        </w:rPr>
        <w:annotationRef/>
      </w:r>
      <w:r w:rsidRPr="00A360A9">
        <w:rPr>
          <w:rStyle w:val="ac"/>
          <w:rFonts w:asciiTheme="minorHAnsi" w:eastAsiaTheme="minorHAnsi" w:hAnsiTheme="minorHAnsi"/>
        </w:rPr>
        <w:annotationRef/>
      </w:r>
      <w:r w:rsidRPr="00A360A9">
        <w:rPr>
          <w:rFonts w:asciiTheme="minorHAnsi" w:eastAsiaTheme="minorHAnsi" w:hAnsiTheme="minorHAnsi" w:hint="eastAsia"/>
          <w:lang w:eastAsia="ko-KR"/>
        </w:rPr>
        <w:t>발명의 배경 기술 역시,</w:t>
      </w:r>
      <w:r w:rsidRPr="00A360A9">
        <w:rPr>
          <w:rFonts w:asciiTheme="minorHAnsi" w:eastAsiaTheme="minorHAnsi" w:hAnsiTheme="minorHAnsi"/>
          <w:lang w:eastAsia="ko-KR"/>
        </w:rPr>
        <w:t xml:space="preserve"> </w:t>
      </w:r>
      <w:r w:rsidRPr="00A360A9">
        <w:rPr>
          <w:rFonts w:asciiTheme="minorHAnsi" w:eastAsiaTheme="minorHAnsi" w:hAnsiTheme="minorHAnsi" w:hint="eastAsia"/>
          <w:lang w:eastAsia="ko-KR"/>
        </w:rPr>
        <w:t>본원 발명의 권리 범위와는 무관한,</w:t>
      </w:r>
      <w:r w:rsidRPr="00A360A9">
        <w:rPr>
          <w:rFonts w:asciiTheme="minorHAnsi" w:eastAsiaTheme="minorHAnsi" w:hAnsiTheme="minorHAnsi"/>
          <w:lang w:eastAsia="ko-KR"/>
        </w:rPr>
        <w:t xml:space="preserve"> </w:t>
      </w:r>
      <w:r w:rsidRPr="00A360A9">
        <w:rPr>
          <w:rFonts w:asciiTheme="minorHAnsi" w:eastAsiaTheme="minorHAnsi" w:hAnsiTheme="minorHAnsi" w:hint="eastAsia"/>
          <w:lang w:eastAsia="ko-KR"/>
        </w:rPr>
        <w:t>심사관의 심사 편의를 위하여 기재되는 부분이므로 간략하게 기재하는 것이 유리합니다.</w:t>
      </w:r>
    </w:p>
    <w:p w14:paraId="3BCAA066" w14:textId="77777777" w:rsidR="004B1812" w:rsidRPr="00A360A9" w:rsidRDefault="004B1812" w:rsidP="004B1812">
      <w:pPr>
        <w:pStyle w:val="ad"/>
        <w:rPr>
          <w:rFonts w:asciiTheme="minorHAnsi" w:eastAsiaTheme="minorHAnsi" w:hAnsiTheme="minorHAnsi"/>
          <w:lang w:eastAsia="ko-KR"/>
        </w:rPr>
      </w:pPr>
    </w:p>
    <w:p w14:paraId="0CBD5B73" w14:textId="13CA5DCB" w:rsidR="004B1812" w:rsidRPr="004B1812" w:rsidRDefault="004B1812">
      <w:pPr>
        <w:pStyle w:val="ad"/>
        <w:rPr>
          <w:rFonts w:asciiTheme="minorHAnsi" w:eastAsiaTheme="minorHAnsi" w:hAnsiTheme="minorHAnsi"/>
          <w:lang w:eastAsia="ko-KR"/>
        </w:rPr>
      </w:pPr>
      <w:r w:rsidRPr="00A360A9">
        <w:rPr>
          <w:rFonts w:asciiTheme="minorHAnsi" w:eastAsiaTheme="minorHAnsi" w:hAnsiTheme="minorHAnsi" w:hint="eastAsia"/>
          <w:lang w:eastAsia="ko-KR"/>
        </w:rPr>
        <w:t>해당 내용을 구체적으로 기재할 경우,</w:t>
      </w:r>
      <w:r w:rsidRPr="00A360A9">
        <w:rPr>
          <w:rFonts w:asciiTheme="minorHAnsi" w:eastAsiaTheme="minorHAnsi" w:hAnsiTheme="minorHAnsi"/>
          <w:lang w:eastAsia="ko-KR"/>
        </w:rPr>
        <w:t xml:space="preserve"> </w:t>
      </w:r>
      <w:r w:rsidRPr="00A360A9">
        <w:rPr>
          <w:rFonts w:asciiTheme="minorHAnsi" w:eastAsiaTheme="minorHAnsi" w:hAnsiTheme="minorHAnsi" w:hint="eastAsia"/>
          <w:lang w:eastAsia="ko-KR"/>
        </w:rPr>
        <w:t>본원 발명의 등록에 있어 심사관에게 종래의 기술인 것으로 이용될 수 있어 불리할 수 있습니다.</w:t>
      </w:r>
    </w:p>
  </w:comment>
  <w:comment w:id="3" w:author="USER" w:date="2024-12-07T17:07:00Z" w:initials="U">
    <w:p w14:paraId="7B09B0CC" w14:textId="77777777" w:rsidR="004B1812" w:rsidRDefault="004B1812" w:rsidP="004B1812">
      <w:pPr>
        <w:pStyle w:val="ad"/>
        <w:rPr>
          <w:rStyle w:val="ac"/>
          <w:rFonts w:asciiTheme="minorHAnsi" w:eastAsiaTheme="minorHAnsi" w:hAnsiTheme="minorHAnsi"/>
          <w:lang w:eastAsia="ko-KR"/>
        </w:rPr>
      </w:pPr>
      <w:r>
        <w:rPr>
          <w:rStyle w:val="ac"/>
        </w:rPr>
        <w:annotationRef/>
      </w:r>
      <w:r w:rsidRPr="003C56D8">
        <w:rPr>
          <w:rStyle w:val="ac"/>
          <w:rFonts w:asciiTheme="minorHAnsi" w:eastAsiaTheme="minorHAnsi" w:hAnsiTheme="minorHAnsi" w:hint="eastAsia"/>
          <w:lang w:eastAsia="ko-KR"/>
        </w:rPr>
        <w:t>해당 부분은 심사관의 심사 편의를 위하여 기재하는 부분으로,</w:t>
      </w:r>
      <w:r w:rsidRPr="003C56D8">
        <w:rPr>
          <w:rStyle w:val="ac"/>
          <w:rFonts w:asciiTheme="minorHAnsi" w:eastAsiaTheme="minorHAnsi" w:hAnsiTheme="minorHAnsi"/>
          <w:lang w:eastAsia="ko-KR"/>
        </w:rPr>
        <w:t xml:space="preserve"> </w:t>
      </w:r>
      <w:r w:rsidRPr="003C56D8">
        <w:rPr>
          <w:rStyle w:val="ac"/>
          <w:rFonts w:asciiTheme="minorHAnsi" w:eastAsiaTheme="minorHAnsi" w:hAnsiTheme="minorHAnsi" w:hint="eastAsia"/>
          <w:lang w:eastAsia="ko-KR"/>
        </w:rPr>
        <w:t>굳이 본원 발명과 유사도가 높은 발명을 먼저 찾아줄 의무는 없습니다.</w:t>
      </w:r>
      <w:r w:rsidRPr="003C56D8">
        <w:rPr>
          <w:rStyle w:val="ac"/>
          <w:rFonts w:asciiTheme="minorHAnsi" w:eastAsiaTheme="minorHAnsi" w:hAnsiTheme="minorHAnsi"/>
          <w:lang w:eastAsia="ko-KR"/>
        </w:rPr>
        <w:t xml:space="preserve"> </w:t>
      </w:r>
    </w:p>
    <w:p w14:paraId="3DD06FE2" w14:textId="77777777" w:rsidR="004B1812" w:rsidRPr="003C56D8" w:rsidRDefault="004B1812" w:rsidP="004B1812">
      <w:pPr>
        <w:pStyle w:val="ad"/>
        <w:rPr>
          <w:rFonts w:asciiTheme="minorHAnsi" w:eastAsiaTheme="minorHAnsi" w:hAnsiTheme="minorHAnsi"/>
          <w:lang w:eastAsia="ko-KR"/>
        </w:rPr>
      </w:pPr>
      <w:r w:rsidRPr="003C56D8">
        <w:rPr>
          <w:rStyle w:val="ac"/>
          <w:rFonts w:asciiTheme="minorHAnsi" w:eastAsiaTheme="minorHAnsi" w:hAnsiTheme="minorHAnsi" w:hint="eastAsia"/>
          <w:lang w:eastAsia="ko-KR"/>
        </w:rPr>
        <w:t>따라서,</w:t>
      </w:r>
      <w:r w:rsidRPr="003C56D8">
        <w:rPr>
          <w:rStyle w:val="ac"/>
          <w:rFonts w:asciiTheme="minorHAnsi" w:eastAsiaTheme="minorHAnsi" w:hAnsiTheme="minorHAnsi"/>
          <w:lang w:eastAsia="ko-KR"/>
        </w:rPr>
        <w:t xml:space="preserve"> </w:t>
      </w:r>
      <w:r w:rsidRPr="003C56D8">
        <w:rPr>
          <w:rStyle w:val="ac"/>
          <w:rFonts w:asciiTheme="minorHAnsi" w:eastAsiaTheme="minorHAnsi" w:hAnsiTheme="minorHAnsi" w:hint="eastAsia"/>
          <w:lang w:eastAsia="ko-KR"/>
        </w:rPr>
        <w:t>비슷한 분야의 유사 특허를 기재하였습니다.</w:t>
      </w:r>
    </w:p>
    <w:p w14:paraId="48EB2DFD" w14:textId="0060F42B" w:rsidR="004B1812" w:rsidRDefault="004B1812">
      <w:pPr>
        <w:pStyle w:val="ad"/>
        <w:rPr>
          <w:lang w:eastAsia="ko-KR"/>
        </w:rPr>
      </w:pPr>
    </w:p>
  </w:comment>
  <w:comment w:id="4" w:author="USER" w:date="2024-12-07T17:07:00Z" w:initials="U">
    <w:p w14:paraId="5A8BC8D5" w14:textId="77777777" w:rsidR="004B1812" w:rsidRPr="007158E7" w:rsidRDefault="004B1812" w:rsidP="004B1812">
      <w:pPr>
        <w:pStyle w:val="ad"/>
        <w:rPr>
          <w:rFonts w:asciiTheme="minorHAnsi" w:eastAsiaTheme="minorHAnsi" w:hAnsiTheme="minorHAnsi"/>
          <w:lang w:eastAsia="ko-KR"/>
        </w:rPr>
      </w:pPr>
      <w:r>
        <w:rPr>
          <w:rStyle w:val="ac"/>
        </w:rPr>
        <w:annotationRef/>
      </w:r>
      <w:r w:rsidRPr="007158E7">
        <w:rPr>
          <w:rStyle w:val="ac"/>
          <w:rFonts w:asciiTheme="minorHAnsi" w:eastAsiaTheme="minorHAnsi" w:hAnsiTheme="minorHAnsi" w:hint="eastAsia"/>
          <w:lang w:eastAsia="ko-KR"/>
        </w:rPr>
        <w:t>본 발명을 통하여 해결하고자 하는 과제&amp;효과 등을 기재하는 부분으로,</w:t>
      </w:r>
      <w:r w:rsidRPr="007158E7">
        <w:rPr>
          <w:rStyle w:val="ac"/>
          <w:rFonts w:asciiTheme="minorHAnsi" w:eastAsiaTheme="minorHAnsi" w:hAnsiTheme="minorHAnsi"/>
          <w:lang w:eastAsia="ko-KR"/>
        </w:rPr>
        <w:t xml:space="preserve"> </w:t>
      </w:r>
      <w:r w:rsidRPr="007158E7">
        <w:rPr>
          <w:rStyle w:val="ac"/>
          <w:rFonts w:asciiTheme="minorHAnsi" w:eastAsiaTheme="minorHAnsi" w:hAnsiTheme="minorHAnsi" w:hint="eastAsia"/>
          <w:lang w:eastAsia="ko-KR"/>
        </w:rPr>
        <w:t>해당 부분 외에도 발명의 설명 내에 필요한 부분에 효과를 기재하였습니다.</w:t>
      </w:r>
    </w:p>
    <w:p w14:paraId="15A51ED4" w14:textId="3FA48AE4" w:rsidR="004B1812" w:rsidRDefault="004B1812">
      <w:pPr>
        <w:pStyle w:val="ad"/>
        <w:rPr>
          <w:lang w:eastAsia="ko-KR"/>
        </w:rPr>
      </w:pPr>
    </w:p>
  </w:comment>
  <w:comment w:id="5" w:author="USER" w:date="2024-12-07T17:07:00Z" w:initials="U">
    <w:p w14:paraId="7DA98D94" w14:textId="77777777" w:rsidR="004B1812" w:rsidRPr="00787BFC" w:rsidRDefault="004B1812" w:rsidP="004B1812">
      <w:pPr>
        <w:pStyle w:val="ad"/>
        <w:rPr>
          <w:rFonts w:asciiTheme="minorHAnsi" w:eastAsiaTheme="minorHAnsi" w:hAnsiTheme="minorHAnsi"/>
          <w:lang w:eastAsia="ko-KR"/>
        </w:rPr>
      </w:pPr>
      <w:r>
        <w:rPr>
          <w:rStyle w:val="ac"/>
        </w:rPr>
        <w:annotationRef/>
      </w:r>
      <w:r w:rsidRPr="00787BFC">
        <w:rPr>
          <w:rFonts w:asciiTheme="minorHAnsi" w:eastAsiaTheme="minorHAnsi" w:hAnsiTheme="minorHAnsi" w:hint="eastAsia"/>
          <w:lang w:eastAsia="ko-KR"/>
        </w:rPr>
        <w:t>해당 부분은,</w:t>
      </w:r>
      <w:r w:rsidRPr="00787BFC">
        <w:rPr>
          <w:rFonts w:asciiTheme="minorHAnsi" w:eastAsiaTheme="minorHAnsi" w:hAnsiTheme="minorHAnsi"/>
          <w:lang w:eastAsia="ko-KR"/>
        </w:rPr>
        <w:t xml:space="preserve"> </w:t>
      </w:r>
      <w:r w:rsidRPr="00787BFC">
        <w:rPr>
          <w:rFonts w:asciiTheme="minorHAnsi" w:eastAsiaTheme="minorHAnsi" w:hAnsiTheme="minorHAnsi" w:hint="eastAsia"/>
          <w:lang w:eastAsia="ko-KR"/>
        </w:rPr>
        <w:t>후에 심사 단계에서 청구항의 기재를 뒷받침하기 위하여,</w:t>
      </w:r>
      <w:r w:rsidRPr="00787BFC">
        <w:rPr>
          <w:rFonts w:asciiTheme="minorHAnsi" w:eastAsiaTheme="minorHAnsi" w:hAnsiTheme="minorHAnsi"/>
          <w:lang w:eastAsia="ko-KR"/>
        </w:rPr>
        <w:t xml:space="preserve"> </w:t>
      </w:r>
      <w:r w:rsidRPr="00787BFC">
        <w:rPr>
          <w:rFonts w:asciiTheme="minorHAnsi" w:eastAsiaTheme="minorHAnsi" w:hAnsiTheme="minorHAnsi" w:hint="eastAsia"/>
          <w:lang w:eastAsia="ko-KR"/>
        </w:rPr>
        <w:t>청구항의 기재 방식을 변경하여 재차 기재하는 부분입니다.</w:t>
      </w:r>
    </w:p>
    <w:p w14:paraId="6CA972A8" w14:textId="77777777" w:rsidR="004B1812" w:rsidRPr="00787BFC" w:rsidRDefault="004B1812" w:rsidP="004B1812">
      <w:pPr>
        <w:pStyle w:val="ad"/>
        <w:rPr>
          <w:rFonts w:asciiTheme="minorHAnsi" w:eastAsiaTheme="minorHAnsi" w:hAnsiTheme="minorHAnsi"/>
          <w:lang w:eastAsia="ko-KR"/>
        </w:rPr>
      </w:pPr>
    </w:p>
    <w:p w14:paraId="7E437EB9" w14:textId="3BA075AB" w:rsidR="004B1812" w:rsidRDefault="004B1812" w:rsidP="004B1812">
      <w:pPr>
        <w:pStyle w:val="ad"/>
        <w:rPr>
          <w:lang w:eastAsia="ko-KR"/>
        </w:rPr>
      </w:pPr>
      <w:r w:rsidRPr="00787BFC">
        <w:rPr>
          <w:rFonts w:asciiTheme="minorHAnsi" w:eastAsiaTheme="minorHAnsi" w:hAnsiTheme="minorHAnsi" w:hint="eastAsia"/>
          <w:lang w:eastAsia="ko-KR"/>
        </w:rPr>
        <w:t>따라서,</w:t>
      </w:r>
      <w:r w:rsidRPr="00787BFC">
        <w:rPr>
          <w:rFonts w:asciiTheme="minorHAnsi" w:eastAsiaTheme="minorHAnsi" w:hAnsiTheme="minorHAnsi"/>
          <w:lang w:eastAsia="ko-KR"/>
        </w:rPr>
        <w:t xml:space="preserve"> </w:t>
      </w:r>
      <w:r w:rsidRPr="00787BFC">
        <w:rPr>
          <w:rFonts w:asciiTheme="minorHAnsi" w:eastAsiaTheme="minorHAnsi" w:hAnsiTheme="minorHAnsi" w:hint="eastAsia"/>
          <w:lang w:eastAsia="ko-KR"/>
        </w:rPr>
        <w:t>해당 부분의 내용은 뒷 부분의 청구항과 동일하므로,</w:t>
      </w:r>
      <w:r w:rsidRPr="00787BFC">
        <w:rPr>
          <w:rFonts w:asciiTheme="minorHAnsi" w:eastAsiaTheme="minorHAnsi" w:hAnsiTheme="minorHAnsi"/>
          <w:lang w:eastAsia="ko-KR"/>
        </w:rPr>
        <w:t xml:space="preserve"> </w:t>
      </w:r>
      <w:r w:rsidRPr="00787BFC">
        <w:rPr>
          <w:rFonts w:asciiTheme="minorHAnsi" w:eastAsiaTheme="minorHAnsi" w:hAnsiTheme="minorHAnsi" w:hint="eastAsia"/>
          <w:lang w:eastAsia="ko-KR"/>
        </w:rPr>
        <w:t>청구항을 검토해주시면 될 것 같습니다.</w:t>
      </w:r>
    </w:p>
  </w:comment>
  <w:comment w:id="7" w:author="Heejeong Hwang" w:date="2024-12-16T20:49:00Z" w:initials="HH">
    <w:p w14:paraId="5560C02E" w14:textId="77777777" w:rsidR="00FD5013" w:rsidRDefault="00FD5013" w:rsidP="00FD5013">
      <w:pPr>
        <w:rPr>
          <w:lang w:eastAsia="ko-KR"/>
        </w:rPr>
      </w:pPr>
      <w:r>
        <w:rPr>
          <w:rStyle w:val="ac"/>
        </w:rPr>
        <w:annotationRef/>
      </w:r>
      <w:r>
        <w:rPr>
          <w:rFonts w:hint="eastAsia"/>
          <w:color w:val="000000"/>
          <w:lang w:eastAsia="ko-KR"/>
        </w:rPr>
        <w:t>아래와</w:t>
      </w:r>
      <w:r>
        <w:rPr>
          <w:rFonts w:hint="eastAsia"/>
          <w:color w:val="000000"/>
          <w:lang w:eastAsia="ko-KR"/>
        </w:rPr>
        <w:t xml:space="preserve"> </w:t>
      </w:r>
      <w:r>
        <w:rPr>
          <w:rFonts w:hint="eastAsia"/>
          <w:color w:val="000000"/>
          <w:lang w:eastAsia="ko-KR"/>
        </w:rPr>
        <w:t>같이</w:t>
      </w:r>
      <w:r>
        <w:rPr>
          <w:rFonts w:hint="eastAsia"/>
          <w:color w:val="000000"/>
          <w:lang w:eastAsia="ko-KR"/>
        </w:rPr>
        <w:t xml:space="preserve"> </w:t>
      </w:r>
      <w:proofErr w:type="spellStart"/>
      <w:r>
        <w:rPr>
          <w:rFonts w:hint="eastAsia"/>
          <w:color w:val="000000"/>
          <w:lang w:eastAsia="ko-KR"/>
        </w:rPr>
        <w:t>전처리</w:t>
      </w:r>
      <w:proofErr w:type="spellEnd"/>
      <w:r>
        <w:rPr>
          <w:rFonts w:hint="eastAsia"/>
          <w:color w:val="000000"/>
          <w:lang w:eastAsia="ko-KR"/>
        </w:rPr>
        <w:t xml:space="preserve"> </w:t>
      </w:r>
      <w:r>
        <w:rPr>
          <w:rFonts w:hint="eastAsia"/>
          <w:color w:val="000000"/>
          <w:lang w:eastAsia="ko-KR"/>
        </w:rPr>
        <w:t>과정을</w:t>
      </w:r>
      <w:r>
        <w:rPr>
          <w:rFonts w:hint="eastAsia"/>
          <w:color w:val="000000"/>
          <w:lang w:eastAsia="ko-KR"/>
        </w:rPr>
        <w:t xml:space="preserve"> </w:t>
      </w:r>
      <w:r>
        <w:rPr>
          <w:rFonts w:hint="eastAsia"/>
          <w:color w:val="000000"/>
          <w:lang w:eastAsia="ko-KR"/>
        </w:rPr>
        <w:t>설명할</w:t>
      </w:r>
      <w:r>
        <w:rPr>
          <w:rFonts w:hint="eastAsia"/>
          <w:color w:val="000000"/>
          <w:lang w:eastAsia="ko-KR"/>
        </w:rPr>
        <w:t xml:space="preserve"> </w:t>
      </w:r>
      <w:r>
        <w:rPr>
          <w:rFonts w:hint="eastAsia"/>
          <w:color w:val="000000"/>
          <w:lang w:eastAsia="ko-KR"/>
        </w:rPr>
        <w:t>필요는</w:t>
      </w:r>
      <w:r>
        <w:rPr>
          <w:rFonts w:hint="eastAsia"/>
          <w:color w:val="000000"/>
          <w:lang w:eastAsia="ko-KR"/>
        </w:rPr>
        <w:t xml:space="preserve"> </w:t>
      </w:r>
      <w:r>
        <w:rPr>
          <w:rFonts w:hint="eastAsia"/>
          <w:color w:val="000000"/>
          <w:lang w:eastAsia="ko-KR"/>
        </w:rPr>
        <w:t>없을까요</w:t>
      </w:r>
      <w:r>
        <w:rPr>
          <w:rFonts w:hint="eastAsia"/>
          <w:color w:val="000000"/>
          <w:lang w:eastAsia="ko-KR"/>
        </w:rPr>
        <w:t>?</w:t>
      </w:r>
    </w:p>
    <w:p w14:paraId="7BB97A6D" w14:textId="77777777" w:rsidR="00FD5013" w:rsidRDefault="00FD5013" w:rsidP="00FD5013">
      <w:pPr>
        <w:rPr>
          <w:lang w:eastAsia="ko-KR"/>
        </w:rPr>
      </w:pPr>
    </w:p>
    <w:p w14:paraId="159AA003" w14:textId="77777777" w:rsidR="00FD5013" w:rsidRDefault="00FD5013" w:rsidP="00FD5013">
      <w:pPr>
        <w:rPr>
          <w:lang w:eastAsia="ko-KR"/>
        </w:rPr>
      </w:pPr>
      <w:r>
        <w:rPr>
          <w:rFonts w:hint="eastAsia"/>
          <w:color w:val="000000"/>
          <w:lang w:eastAsia="ko-KR"/>
        </w:rPr>
        <w:t>본</w:t>
      </w:r>
      <w:r>
        <w:rPr>
          <w:rFonts w:hint="eastAsia"/>
          <w:color w:val="000000"/>
          <w:lang w:eastAsia="ko-KR"/>
        </w:rPr>
        <w:t xml:space="preserve"> </w:t>
      </w:r>
      <w:r>
        <w:rPr>
          <w:rFonts w:hint="eastAsia"/>
          <w:color w:val="000000"/>
          <w:lang w:eastAsia="ko-KR"/>
        </w:rPr>
        <w:t>개시의</w:t>
      </w:r>
      <w:r>
        <w:rPr>
          <w:rFonts w:hint="eastAsia"/>
          <w:color w:val="000000"/>
          <w:lang w:eastAsia="ko-KR"/>
        </w:rPr>
        <w:t xml:space="preserve"> </w:t>
      </w:r>
      <w:r>
        <w:rPr>
          <w:rFonts w:hint="eastAsia"/>
          <w:color w:val="000000"/>
          <w:lang w:eastAsia="ko-KR"/>
        </w:rPr>
        <w:t>일</w:t>
      </w:r>
      <w:r>
        <w:rPr>
          <w:rFonts w:hint="eastAsia"/>
          <w:color w:val="000000"/>
          <w:lang w:eastAsia="ko-KR"/>
        </w:rPr>
        <w:t xml:space="preserve"> </w:t>
      </w:r>
      <w:r>
        <w:rPr>
          <w:rFonts w:hint="eastAsia"/>
          <w:color w:val="000000"/>
          <w:lang w:eastAsia="ko-KR"/>
        </w:rPr>
        <w:t>실시예에서</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1 </w:t>
      </w:r>
      <w:r>
        <w:rPr>
          <w:rFonts w:hint="eastAsia"/>
          <w:color w:val="000000"/>
          <w:lang w:eastAsia="ko-KR"/>
        </w:rPr>
        <w:t>인공</w:t>
      </w:r>
      <w:r>
        <w:rPr>
          <w:rFonts w:hint="eastAsia"/>
          <w:color w:val="000000"/>
          <w:lang w:eastAsia="ko-KR"/>
        </w:rPr>
        <w:t xml:space="preserve"> </w:t>
      </w:r>
      <w:r>
        <w:rPr>
          <w:rFonts w:hint="eastAsia"/>
          <w:color w:val="000000"/>
          <w:lang w:eastAsia="ko-KR"/>
        </w:rPr>
        <w:t>지능</w:t>
      </w:r>
      <w:r>
        <w:rPr>
          <w:rFonts w:hint="eastAsia"/>
          <w:color w:val="000000"/>
          <w:lang w:eastAsia="ko-KR"/>
        </w:rPr>
        <w:t xml:space="preserve"> </w:t>
      </w:r>
      <w:r>
        <w:rPr>
          <w:rFonts w:hint="eastAsia"/>
          <w:color w:val="000000"/>
          <w:lang w:eastAsia="ko-KR"/>
        </w:rPr>
        <w:t>모델은</w:t>
      </w:r>
      <w:r>
        <w:rPr>
          <w:rFonts w:hint="eastAsia"/>
          <w:color w:val="000000"/>
          <w:lang w:eastAsia="ko-KR"/>
        </w:rPr>
        <w:t xml:space="preserve"> </w:t>
      </w:r>
      <w:r>
        <w:rPr>
          <w:rFonts w:hint="eastAsia"/>
          <w:color w:val="000000"/>
          <w:lang w:eastAsia="ko-KR"/>
        </w:rPr>
        <w:t>복수의</w:t>
      </w:r>
      <w:r>
        <w:rPr>
          <w:rFonts w:hint="eastAsia"/>
          <w:color w:val="000000"/>
          <w:lang w:eastAsia="ko-KR"/>
        </w:rPr>
        <w:t xml:space="preserve"> </w:t>
      </w:r>
      <w:r>
        <w:rPr>
          <w:rFonts w:hint="eastAsia"/>
          <w:color w:val="000000"/>
          <w:lang w:eastAsia="ko-KR"/>
        </w:rPr>
        <w:t>노드들</w:t>
      </w:r>
      <w:r>
        <w:rPr>
          <w:rFonts w:hint="eastAsia"/>
          <w:color w:val="000000"/>
          <w:lang w:eastAsia="ko-KR"/>
        </w:rPr>
        <w:t xml:space="preserve">(nodes) </w:t>
      </w:r>
      <w:r>
        <w:rPr>
          <w:rFonts w:hint="eastAsia"/>
          <w:color w:val="000000"/>
          <w:lang w:eastAsia="ko-KR"/>
        </w:rPr>
        <w:t>및</w:t>
      </w:r>
      <w:r>
        <w:rPr>
          <w:rFonts w:hint="eastAsia"/>
          <w:color w:val="000000"/>
          <w:lang w:eastAsia="ko-KR"/>
        </w:rPr>
        <w:t xml:space="preserve"> </w:t>
      </w:r>
      <w:r>
        <w:rPr>
          <w:rFonts w:hint="eastAsia"/>
          <w:color w:val="000000"/>
          <w:lang w:eastAsia="ko-KR"/>
        </w:rPr>
        <w:t>복수의</w:t>
      </w:r>
      <w:r>
        <w:rPr>
          <w:rFonts w:hint="eastAsia"/>
          <w:color w:val="000000"/>
          <w:lang w:eastAsia="ko-KR"/>
        </w:rPr>
        <w:t xml:space="preserve"> </w:t>
      </w:r>
      <w:r>
        <w:rPr>
          <w:rFonts w:hint="eastAsia"/>
          <w:color w:val="000000"/>
          <w:lang w:eastAsia="ko-KR"/>
        </w:rPr>
        <w:t>노드들</w:t>
      </w:r>
      <w:r>
        <w:rPr>
          <w:rFonts w:hint="eastAsia"/>
          <w:color w:val="000000"/>
          <w:lang w:eastAsia="ko-KR"/>
        </w:rPr>
        <w:t xml:space="preserve"> </w:t>
      </w:r>
      <w:r>
        <w:rPr>
          <w:rFonts w:hint="eastAsia"/>
          <w:color w:val="000000"/>
          <w:lang w:eastAsia="ko-KR"/>
        </w:rPr>
        <w:t>간의</w:t>
      </w:r>
      <w:r>
        <w:rPr>
          <w:rFonts w:hint="eastAsia"/>
          <w:color w:val="000000"/>
          <w:lang w:eastAsia="ko-KR"/>
        </w:rPr>
        <w:t xml:space="preserve"> </w:t>
      </w:r>
      <w:r>
        <w:rPr>
          <w:rFonts w:hint="eastAsia"/>
          <w:color w:val="000000"/>
          <w:lang w:eastAsia="ko-KR"/>
        </w:rPr>
        <w:t>관계를</w:t>
      </w:r>
      <w:r>
        <w:rPr>
          <w:rFonts w:hint="eastAsia"/>
          <w:color w:val="000000"/>
          <w:lang w:eastAsia="ko-KR"/>
        </w:rPr>
        <w:t xml:space="preserve"> </w:t>
      </w:r>
      <w:r>
        <w:rPr>
          <w:rFonts w:hint="eastAsia"/>
          <w:color w:val="000000"/>
          <w:lang w:eastAsia="ko-KR"/>
        </w:rPr>
        <w:t>나타내는</w:t>
      </w:r>
      <w:r>
        <w:rPr>
          <w:rFonts w:hint="eastAsia"/>
          <w:color w:val="000000"/>
          <w:lang w:eastAsia="ko-KR"/>
        </w:rPr>
        <w:t xml:space="preserve"> </w:t>
      </w:r>
      <w:r>
        <w:rPr>
          <w:rFonts w:hint="eastAsia"/>
          <w:color w:val="000000"/>
          <w:lang w:eastAsia="ko-KR"/>
        </w:rPr>
        <w:t>복수의</w:t>
      </w:r>
      <w:r>
        <w:rPr>
          <w:rFonts w:hint="eastAsia"/>
          <w:color w:val="000000"/>
          <w:lang w:eastAsia="ko-KR"/>
        </w:rPr>
        <w:t xml:space="preserve"> </w:t>
      </w:r>
      <w:r>
        <w:rPr>
          <w:rFonts w:hint="eastAsia"/>
          <w:color w:val="000000"/>
          <w:lang w:eastAsia="ko-KR"/>
        </w:rPr>
        <w:t>에지들</w:t>
      </w:r>
      <w:r>
        <w:rPr>
          <w:rFonts w:hint="eastAsia"/>
          <w:color w:val="000000"/>
          <w:lang w:eastAsia="ko-KR"/>
        </w:rPr>
        <w:t>(edges)</w:t>
      </w:r>
      <w:r>
        <w:rPr>
          <w:rFonts w:hint="eastAsia"/>
          <w:color w:val="000000"/>
          <w:lang w:eastAsia="ko-KR"/>
        </w:rPr>
        <w:t>을</w:t>
      </w:r>
      <w:r>
        <w:rPr>
          <w:rFonts w:hint="eastAsia"/>
          <w:color w:val="000000"/>
          <w:lang w:eastAsia="ko-KR"/>
        </w:rPr>
        <w:t xml:space="preserve"> </w:t>
      </w:r>
      <w:r>
        <w:rPr>
          <w:rFonts w:hint="eastAsia"/>
          <w:color w:val="000000"/>
          <w:lang w:eastAsia="ko-KR"/>
        </w:rPr>
        <w:t>포함하는</w:t>
      </w:r>
      <w:r>
        <w:rPr>
          <w:rFonts w:hint="eastAsia"/>
          <w:color w:val="000000"/>
          <w:lang w:eastAsia="ko-KR"/>
        </w:rPr>
        <w:t xml:space="preserve"> </w:t>
      </w:r>
      <w:r>
        <w:rPr>
          <w:rFonts w:hint="eastAsia"/>
          <w:color w:val="000000"/>
          <w:lang w:eastAsia="ko-KR"/>
        </w:rPr>
        <w:t>그래프</w:t>
      </w:r>
      <w:r>
        <w:rPr>
          <w:rFonts w:hint="eastAsia"/>
          <w:color w:val="000000"/>
          <w:lang w:eastAsia="ko-KR"/>
        </w:rPr>
        <w:t xml:space="preserve"> </w:t>
      </w:r>
      <w:r>
        <w:rPr>
          <w:rFonts w:hint="eastAsia"/>
          <w:color w:val="000000"/>
          <w:lang w:eastAsia="ko-KR"/>
        </w:rPr>
        <w:t>정보를</w:t>
      </w:r>
      <w:r>
        <w:rPr>
          <w:rFonts w:hint="eastAsia"/>
          <w:color w:val="000000"/>
          <w:lang w:eastAsia="ko-KR"/>
        </w:rPr>
        <w:t xml:space="preserve"> </w:t>
      </w:r>
      <w:r>
        <w:rPr>
          <w:rFonts w:hint="eastAsia"/>
          <w:color w:val="000000"/>
          <w:lang w:eastAsia="ko-KR"/>
        </w:rPr>
        <w:t>훈련</w:t>
      </w:r>
      <w:r>
        <w:rPr>
          <w:rFonts w:hint="eastAsia"/>
          <w:color w:val="000000"/>
          <w:lang w:eastAsia="ko-KR"/>
        </w:rPr>
        <w:t xml:space="preserve"> </w:t>
      </w:r>
      <w:r>
        <w:rPr>
          <w:rFonts w:hint="eastAsia"/>
          <w:color w:val="000000"/>
          <w:lang w:eastAsia="ko-KR"/>
        </w:rPr>
        <w:t>데이터로</w:t>
      </w:r>
      <w:r>
        <w:rPr>
          <w:rFonts w:hint="eastAsia"/>
          <w:color w:val="000000"/>
          <w:lang w:eastAsia="ko-KR"/>
        </w:rPr>
        <w:t xml:space="preserve"> </w:t>
      </w:r>
      <w:r>
        <w:rPr>
          <w:rFonts w:hint="eastAsia"/>
          <w:color w:val="000000"/>
          <w:lang w:eastAsia="ko-KR"/>
        </w:rPr>
        <w:t>이용하여</w:t>
      </w:r>
      <w:r>
        <w:rPr>
          <w:rFonts w:hint="eastAsia"/>
          <w:color w:val="000000"/>
          <w:lang w:eastAsia="ko-KR"/>
        </w:rPr>
        <w:t xml:space="preserve"> </w:t>
      </w:r>
      <w:r>
        <w:rPr>
          <w:rFonts w:hint="eastAsia"/>
          <w:color w:val="000000"/>
          <w:lang w:eastAsia="ko-KR"/>
        </w:rPr>
        <w:t>미리</w:t>
      </w:r>
      <w:r>
        <w:rPr>
          <w:rFonts w:hint="eastAsia"/>
          <w:color w:val="000000"/>
          <w:lang w:eastAsia="ko-KR"/>
        </w:rPr>
        <w:t>-</w:t>
      </w:r>
      <w:r>
        <w:rPr>
          <w:rFonts w:hint="eastAsia"/>
          <w:color w:val="000000"/>
          <w:lang w:eastAsia="ko-KR"/>
        </w:rPr>
        <w:t>학습된</w:t>
      </w:r>
      <w:r>
        <w:rPr>
          <w:rFonts w:hint="eastAsia"/>
          <w:color w:val="000000"/>
          <w:lang w:eastAsia="ko-KR"/>
        </w:rPr>
        <w:t xml:space="preserve"> </w:t>
      </w:r>
      <w:r>
        <w:rPr>
          <w:rFonts w:hint="eastAsia"/>
          <w:color w:val="000000"/>
          <w:lang w:eastAsia="ko-KR"/>
        </w:rPr>
        <w:t>인공</w:t>
      </w:r>
      <w:r>
        <w:rPr>
          <w:rFonts w:hint="eastAsia"/>
          <w:color w:val="000000"/>
          <w:lang w:eastAsia="ko-KR"/>
        </w:rPr>
        <w:t xml:space="preserve"> </w:t>
      </w:r>
      <w:r>
        <w:rPr>
          <w:rFonts w:hint="eastAsia"/>
          <w:color w:val="000000"/>
          <w:lang w:eastAsia="ko-KR"/>
        </w:rPr>
        <w:t>지능</w:t>
      </w:r>
      <w:r>
        <w:rPr>
          <w:rFonts w:hint="eastAsia"/>
          <w:color w:val="000000"/>
          <w:lang w:eastAsia="ko-KR"/>
        </w:rPr>
        <w:t xml:space="preserve"> </w:t>
      </w:r>
      <w:r>
        <w:rPr>
          <w:rFonts w:hint="eastAsia"/>
          <w:color w:val="000000"/>
          <w:lang w:eastAsia="ko-KR"/>
        </w:rPr>
        <w:t>모델일</w:t>
      </w:r>
      <w:r>
        <w:rPr>
          <w:rFonts w:hint="eastAsia"/>
          <w:color w:val="000000"/>
          <w:lang w:eastAsia="ko-KR"/>
        </w:rPr>
        <w:t xml:space="preserve"> </w:t>
      </w:r>
      <w:r>
        <w:rPr>
          <w:rFonts w:hint="eastAsia"/>
          <w:color w:val="000000"/>
          <w:lang w:eastAsia="ko-KR"/>
        </w:rPr>
        <w:t>수</w:t>
      </w:r>
      <w:r>
        <w:rPr>
          <w:rFonts w:hint="eastAsia"/>
          <w:color w:val="000000"/>
          <w:lang w:eastAsia="ko-KR"/>
        </w:rPr>
        <w:t xml:space="preserve"> </w:t>
      </w:r>
      <w:r>
        <w:rPr>
          <w:rFonts w:hint="eastAsia"/>
          <w:color w:val="000000"/>
          <w:lang w:eastAsia="ko-KR"/>
        </w:rPr>
        <w:t>있다</w:t>
      </w:r>
      <w:r>
        <w:rPr>
          <w:rFonts w:hint="eastAsia"/>
          <w:color w:val="000000"/>
          <w:lang w:eastAsia="ko-KR"/>
        </w:rPr>
        <w:t xml:space="preserve">. </w:t>
      </w:r>
    </w:p>
    <w:p w14:paraId="67F942AB" w14:textId="77777777" w:rsidR="00FD5013" w:rsidRDefault="00FD5013" w:rsidP="00FD5013">
      <w:pPr>
        <w:rPr>
          <w:lang w:eastAsia="ko-KR"/>
        </w:rPr>
      </w:pPr>
    </w:p>
    <w:p w14:paraId="607F8112" w14:textId="77777777" w:rsidR="00FD5013" w:rsidRDefault="00FD5013" w:rsidP="00FD5013">
      <w:pPr>
        <w:rPr>
          <w:lang w:eastAsia="ko-KR"/>
        </w:rPr>
      </w:pPr>
      <w:r>
        <w:rPr>
          <w:rFonts w:hint="eastAsia"/>
          <w:color w:val="000000"/>
          <w:lang w:eastAsia="ko-KR"/>
        </w:rPr>
        <w:t>복수의</w:t>
      </w:r>
      <w:r>
        <w:rPr>
          <w:rFonts w:hint="eastAsia"/>
          <w:color w:val="000000"/>
          <w:lang w:eastAsia="ko-KR"/>
        </w:rPr>
        <w:t xml:space="preserve"> </w:t>
      </w:r>
      <w:r>
        <w:rPr>
          <w:rFonts w:hint="eastAsia"/>
          <w:color w:val="000000"/>
          <w:lang w:eastAsia="ko-KR"/>
        </w:rPr>
        <w:t>노드들은</w:t>
      </w:r>
      <w:r>
        <w:rPr>
          <w:rFonts w:hint="eastAsia"/>
          <w:color w:val="000000"/>
          <w:lang w:eastAsia="ko-KR"/>
        </w:rPr>
        <w:t xml:space="preserve"> </w:t>
      </w:r>
      <w:r>
        <w:rPr>
          <w:rFonts w:hint="eastAsia"/>
          <w:color w:val="000000"/>
          <w:lang w:eastAsia="ko-KR"/>
        </w:rPr>
        <w:t>사용자에</w:t>
      </w:r>
      <w:r>
        <w:rPr>
          <w:rFonts w:hint="eastAsia"/>
          <w:color w:val="000000"/>
          <w:lang w:eastAsia="ko-KR"/>
        </w:rPr>
        <w:t xml:space="preserve"> </w:t>
      </w:r>
      <w:r>
        <w:rPr>
          <w:rFonts w:hint="eastAsia"/>
          <w:color w:val="000000"/>
          <w:lang w:eastAsia="ko-KR"/>
        </w:rPr>
        <w:t>대응되는</w:t>
      </w:r>
      <w:r>
        <w:rPr>
          <w:rFonts w:hint="eastAsia"/>
          <w:color w:val="000000"/>
          <w:lang w:eastAsia="ko-KR"/>
        </w:rPr>
        <w:t xml:space="preserve"> </w:t>
      </w:r>
      <w:r>
        <w:rPr>
          <w:rFonts w:hint="eastAsia"/>
          <w:color w:val="000000"/>
          <w:lang w:eastAsia="ko-KR"/>
        </w:rPr>
        <w:t>사용자</w:t>
      </w:r>
      <w:r>
        <w:rPr>
          <w:rFonts w:hint="eastAsia"/>
          <w:color w:val="000000"/>
          <w:lang w:eastAsia="ko-KR"/>
        </w:rPr>
        <w:t xml:space="preserve"> </w:t>
      </w:r>
      <w:r>
        <w:rPr>
          <w:rFonts w:hint="eastAsia"/>
          <w:color w:val="000000"/>
          <w:lang w:eastAsia="ko-KR"/>
        </w:rPr>
        <w:t>노드</w:t>
      </w:r>
      <w:r>
        <w:rPr>
          <w:rFonts w:hint="eastAsia"/>
          <w:color w:val="000000"/>
          <w:lang w:eastAsia="ko-KR"/>
        </w:rPr>
        <w:t xml:space="preserve">, </w:t>
      </w:r>
      <w:r>
        <w:rPr>
          <w:rFonts w:hint="eastAsia"/>
          <w:color w:val="000000"/>
          <w:lang w:eastAsia="ko-KR"/>
        </w:rPr>
        <w:t>복수의</w:t>
      </w:r>
      <w:r>
        <w:rPr>
          <w:rFonts w:hint="eastAsia"/>
          <w:color w:val="000000"/>
          <w:lang w:eastAsia="ko-KR"/>
        </w:rPr>
        <w:t xml:space="preserve"> </w:t>
      </w:r>
      <w:r>
        <w:rPr>
          <w:rFonts w:hint="eastAsia"/>
          <w:color w:val="000000"/>
          <w:lang w:eastAsia="ko-KR"/>
        </w:rPr>
        <w:t>음식</w:t>
      </w:r>
      <w:r>
        <w:rPr>
          <w:rFonts w:hint="eastAsia"/>
          <w:color w:val="000000"/>
          <w:lang w:eastAsia="ko-KR"/>
        </w:rPr>
        <w:t xml:space="preserve"> </w:t>
      </w:r>
      <w:r>
        <w:rPr>
          <w:rFonts w:hint="eastAsia"/>
          <w:color w:val="000000"/>
          <w:lang w:eastAsia="ko-KR"/>
        </w:rPr>
        <w:t>메뉴들</w:t>
      </w:r>
      <w:r>
        <w:rPr>
          <w:rFonts w:hint="eastAsia"/>
          <w:color w:val="000000"/>
          <w:lang w:eastAsia="ko-KR"/>
        </w:rPr>
        <w:t xml:space="preserve"> </w:t>
      </w:r>
      <w:r>
        <w:rPr>
          <w:rFonts w:hint="eastAsia"/>
          <w:color w:val="000000"/>
          <w:lang w:eastAsia="ko-KR"/>
        </w:rPr>
        <w:t>중</w:t>
      </w:r>
      <w:r>
        <w:rPr>
          <w:rFonts w:hint="eastAsia"/>
          <w:color w:val="000000"/>
          <w:lang w:eastAsia="ko-KR"/>
        </w:rPr>
        <w:t xml:space="preserve"> </w:t>
      </w:r>
      <w:r>
        <w:rPr>
          <w:rFonts w:hint="eastAsia"/>
          <w:color w:val="000000"/>
          <w:lang w:eastAsia="ko-KR"/>
        </w:rPr>
        <w:t>어느</w:t>
      </w:r>
      <w:r>
        <w:rPr>
          <w:rFonts w:hint="eastAsia"/>
          <w:color w:val="000000"/>
          <w:lang w:eastAsia="ko-KR"/>
        </w:rPr>
        <w:t xml:space="preserve"> </w:t>
      </w:r>
      <w:r>
        <w:rPr>
          <w:rFonts w:hint="eastAsia"/>
          <w:color w:val="000000"/>
          <w:lang w:eastAsia="ko-KR"/>
        </w:rPr>
        <w:t>하나의</w:t>
      </w:r>
      <w:r>
        <w:rPr>
          <w:rFonts w:hint="eastAsia"/>
          <w:color w:val="000000"/>
          <w:lang w:eastAsia="ko-KR"/>
        </w:rPr>
        <w:t xml:space="preserve"> </w:t>
      </w:r>
      <w:r>
        <w:rPr>
          <w:rFonts w:hint="eastAsia"/>
          <w:color w:val="000000"/>
          <w:lang w:eastAsia="ko-KR"/>
        </w:rPr>
        <w:t>음식</w:t>
      </w:r>
      <w:r>
        <w:rPr>
          <w:rFonts w:hint="eastAsia"/>
          <w:color w:val="000000"/>
          <w:lang w:eastAsia="ko-KR"/>
        </w:rPr>
        <w:t xml:space="preserve"> </w:t>
      </w:r>
      <w:r>
        <w:rPr>
          <w:rFonts w:hint="eastAsia"/>
          <w:color w:val="000000"/>
          <w:lang w:eastAsia="ko-KR"/>
        </w:rPr>
        <w:t>메뉴에</w:t>
      </w:r>
      <w:r>
        <w:rPr>
          <w:rFonts w:hint="eastAsia"/>
          <w:color w:val="000000"/>
          <w:lang w:eastAsia="ko-KR"/>
        </w:rPr>
        <w:t xml:space="preserve"> </w:t>
      </w:r>
      <w:r>
        <w:rPr>
          <w:rFonts w:hint="eastAsia"/>
          <w:color w:val="000000"/>
          <w:lang w:eastAsia="ko-KR"/>
        </w:rPr>
        <w:t>대응되는</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1 </w:t>
      </w:r>
      <w:r>
        <w:rPr>
          <w:rFonts w:hint="eastAsia"/>
          <w:color w:val="000000"/>
          <w:lang w:eastAsia="ko-KR"/>
        </w:rPr>
        <w:t>음식</w:t>
      </w:r>
      <w:r>
        <w:rPr>
          <w:rFonts w:hint="eastAsia"/>
          <w:color w:val="000000"/>
          <w:lang w:eastAsia="ko-KR"/>
        </w:rPr>
        <w:t xml:space="preserve"> </w:t>
      </w:r>
      <w:r>
        <w:rPr>
          <w:rFonts w:hint="eastAsia"/>
          <w:color w:val="000000"/>
          <w:lang w:eastAsia="ko-KR"/>
        </w:rPr>
        <w:t>노드</w:t>
      </w:r>
      <w:r>
        <w:rPr>
          <w:rFonts w:hint="eastAsia"/>
          <w:color w:val="000000"/>
          <w:lang w:eastAsia="ko-KR"/>
        </w:rPr>
        <w:t xml:space="preserve">, </w:t>
      </w:r>
      <w:r>
        <w:rPr>
          <w:rFonts w:hint="eastAsia"/>
          <w:color w:val="000000"/>
          <w:lang w:eastAsia="ko-KR"/>
        </w:rPr>
        <w:t>복수의</w:t>
      </w:r>
      <w:r>
        <w:rPr>
          <w:rFonts w:hint="eastAsia"/>
          <w:color w:val="000000"/>
          <w:lang w:eastAsia="ko-KR"/>
        </w:rPr>
        <w:t xml:space="preserve"> </w:t>
      </w:r>
      <w:r>
        <w:rPr>
          <w:rFonts w:hint="eastAsia"/>
          <w:color w:val="000000"/>
          <w:lang w:eastAsia="ko-KR"/>
        </w:rPr>
        <w:t>음식</w:t>
      </w:r>
      <w:r>
        <w:rPr>
          <w:rFonts w:hint="eastAsia"/>
          <w:color w:val="000000"/>
          <w:lang w:eastAsia="ko-KR"/>
        </w:rPr>
        <w:t xml:space="preserve"> </w:t>
      </w:r>
      <w:r>
        <w:rPr>
          <w:rFonts w:hint="eastAsia"/>
          <w:color w:val="000000"/>
          <w:lang w:eastAsia="ko-KR"/>
        </w:rPr>
        <w:t>메뉴들</w:t>
      </w:r>
      <w:r>
        <w:rPr>
          <w:rFonts w:hint="eastAsia"/>
          <w:color w:val="000000"/>
          <w:lang w:eastAsia="ko-KR"/>
        </w:rPr>
        <w:t xml:space="preserve"> </w:t>
      </w:r>
      <w:r>
        <w:rPr>
          <w:rFonts w:hint="eastAsia"/>
          <w:color w:val="000000"/>
          <w:lang w:eastAsia="ko-KR"/>
        </w:rPr>
        <w:t>중</w:t>
      </w:r>
      <w:r>
        <w:rPr>
          <w:rFonts w:hint="eastAsia"/>
          <w:color w:val="000000"/>
          <w:lang w:eastAsia="ko-KR"/>
        </w:rPr>
        <w:t xml:space="preserve"> </w:t>
      </w:r>
      <w:r>
        <w:rPr>
          <w:rFonts w:hint="eastAsia"/>
          <w:color w:val="000000"/>
          <w:lang w:eastAsia="ko-KR"/>
        </w:rPr>
        <w:t>다른</w:t>
      </w:r>
      <w:r>
        <w:rPr>
          <w:rFonts w:hint="eastAsia"/>
          <w:color w:val="000000"/>
          <w:lang w:eastAsia="ko-KR"/>
        </w:rPr>
        <w:t xml:space="preserve"> </w:t>
      </w:r>
      <w:r>
        <w:rPr>
          <w:rFonts w:hint="eastAsia"/>
          <w:color w:val="000000"/>
          <w:lang w:eastAsia="ko-KR"/>
        </w:rPr>
        <w:t>하나의</w:t>
      </w:r>
      <w:r>
        <w:rPr>
          <w:rFonts w:hint="eastAsia"/>
          <w:color w:val="000000"/>
          <w:lang w:eastAsia="ko-KR"/>
        </w:rPr>
        <w:t xml:space="preserve"> </w:t>
      </w:r>
      <w:r>
        <w:rPr>
          <w:rFonts w:hint="eastAsia"/>
          <w:color w:val="000000"/>
          <w:lang w:eastAsia="ko-KR"/>
        </w:rPr>
        <w:t>음식</w:t>
      </w:r>
      <w:r>
        <w:rPr>
          <w:rFonts w:hint="eastAsia"/>
          <w:color w:val="000000"/>
          <w:lang w:eastAsia="ko-KR"/>
        </w:rPr>
        <w:t xml:space="preserve"> </w:t>
      </w:r>
      <w:r>
        <w:rPr>
          <w:rFonts w:hint="eastAsia"/>
          <w:color w:val="000000"/>
          <w:lang w:eastAsia="ko-KR"/>
        </w:rPr>
        <w:t>메뉴에</w:t>
      </w:r>
      <w:r>
        <w:rPr>
          <w:rFonts w:hint="eastAsia"/>
          <w:color w:val="000000"/>
          <w:lang w:eastAsia="ko-KR"/>
        </w:rPr>
        <w:t xml:space="preserve"> </w:t>
      </w:r>
      <w:r>
        <w:rPr>
          <w:rFonts w:hint="eastAsia"/>
          <w:color w:val="000000"/>
          <w:lang w:eastAsia="ko-KR"/>
        </w:rPr>
        <w:t>대응되는</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2 </w:t>
      </w:r>
      <w:r>
        <w:rPr>
          <w:rFonts w:hint="eastAsia"/>
          <w:color w:val="000000"/>
          <w:lang w:eastAsia="ko-KR"/>
        </w:rPr>
        <w:t>음식</w:t>
      </w:r>
      <w:r>
        <w:rPr>
          <w:rFonts w:hint="eastAsia"/>
          <w:color w:val="000000"/>
          <w:lang w:eastAsia="ko-KR"/>
        </w:rPr>
        <w:t xml:space="preserve"> </w:t>
      </w:r>
      <w:r>
        <w:rPr>
          <w:rFonts w:hint="eastAsia"/>
          <w:color w:val="000000"/>
          <w:lang w:eastAsia="ko-KR"/>
        </w:rPr>
        <w:t>노드</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1 </w:t>
      </w:r>
      <w:r>
        <w:rPr>
          <w:rFonts w:hint="eastAsia"/>
          <w:color w:val="000000"/>
          <w:lang w:eastAsia="ko-KR"/>
        </w:rPr>
        <w:t>음식</w:t>
      </w:r>
      <w:r>
        <w:rPr>
          <w:rFonts w:hint="eastAsia"/>
          <w:color w:val="000000"/>
          <w:lang w:eastAsia="ko-KR"/>
        </w:rPr>
        <w:t xml:space="preserve"> </w:t>
      </w:r>
      <w:r>
        <w:rPr>
          <w:rFonts w:hint="eastAsia"/>
          <w:color w:val="000000"/>
          <w:lang w:eastAsia="ko-KR"/>
        </w:rPr>
        <w:t>메뉴에</w:t>
      </w:r>
      <w:r>
        <w:rPr>
          <w:rFonts w:hint="eastAsia"/>
          <w:color w:val="000000"/>
          <w:lang w:eastAsia="ko-KR"/>
        </w:rPr>
        <w:t xml:space="preserve"> </w:t>
      </w:r>
      <w:r>
        <w:rPr>
          <w:rFonts w:hint="eastAsia"/>
          <w:color w:val="000000"/>
          <w:lang w:eastAsia="ko-KR"/>
        </w:rPr>
        <w:t>포함된</w:t>
      </w:r>
      <w:r>
        <w:rPr>
          <w:rFonts w:hint="eastAsia"/>
          <w:color w:val="000000"/>
          <w:lang w:eastAsia="ko-KR"/>
        </w:rPr>
        <w:t xml:space="preserve"> </w:t>
      </w:r>
      <w:r>
        <w:rPr>
          <w:rFonts w:hint="eastAsia"/>
          <w:color w:val="000000"/>
          <w:lang w:eastAsia="ko-KR"/>
        </w:rPr>
        <w:t>재료에</w:t>
      </w:r>
      <w:r>
        <w:rPr>
          <w:rFonts w:hint="eastAsia"/>
          <w:color w:val="000000"/>
          <w:lang w:eastAsia="ko-KR"/>
        </w:rPr>
        <w:t xml:space="preserve"> </w:t>
      </w:r>
      <w:r>
        <w:rPr>
          <w:rFonts w:hint="eastAsia"/>
          <w:color w:val="000000"/>
          <w:lang w:eastAsia="ko-KR"/>
        </w:rPr>
        <w:t>대응되는</w:t>
      </w:r>
      <w:r>
        <w:rPr>
          <w:rFonts w:hint="eastAsia"/>
          <w:color w:val="000000"/>
          <w:lang w:eastAsia="ko-KR"/>
        </w:rPr>
        <w:t xml:space="preserve"> </w:t>
      </w:r>
      <w:r>
        <w:rPr>
          <w:rFonts w:hint="eastAsia"/>
          <w:color w:val="000000"/>
          <w:lang w:eastAsia="ko-KR"/>
        </w:rPr>
        <w:t>재료</w:t>
      </w:r>
      <w:r>
        <w:rPr>
          <w:rFonts w:hint="eastAsia"/>
          <w:color w:val="000000"/>
          <w:lang w:eastAsia="ko-KR"/>
        </w:rPr>
        <w:t xml:space="preserve"> </w:t>
      </w:r>
      <w:r>
        <w:rPr>
          <w:rFonts w:hint="eastAsia"/>
          <w:color w:val="000000"/>
          <w:lang w:eastAsia="ko-KR"/>
        </w:rPr>
        <w:t>노드</w:t>
      </w:r>
      <w:r>
        <w:rPr>
          <w:rFonts w:hint="eastAsia"/>
          <w:color w:val="000000"/>
          <w:lang w:eastAsia="ko-KR"/>
        </w:rPr>
        <w:t xml:space="preserve"> </w:t>
      </w:r>
      <w:r>
        <w:rPr>
          <w:rFonts w:hint="eastAsia"/>
          <w:color w:val="000000"/>
          <w:lang w:eastAsia="ko-KR"/>
        </w:rPr>
        <w:t>및</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1 </w:t>
      </w:r>
      <w:r>
        <w:rPr>
          <w:rFonts w:hint="eastAsia"/>
          <w:color w:val="000000"/>
          <w:lang w:eastAsia="ko-KR"/>
        </w:rPr>
        <w:t>음식</w:t>
      </w:r>
      <w:r>
        <w:rPr>
          <w:rFonts w:hint="eastAsia"/>
          <w:color w:val="000000"/>
          <w:lang w:eastAsia="ko-KR"/>
        </w:rPr>
        <w:t xml:space="preserve"> </w:t>
      </w:r>
      <w:r>
        <w:rPr>
          <w:rFonts w:hint="eastAsia"/>
          <w:color w:val="000000"/>
          <w:lang w:eastAsia="ko-KR"/>
        </w:rPr>
        <w:t>메뉴가</w:t>
      </w:r>
      <w:r>
        <w:rPr>
          <w:rFonts w:hint="eastAsia"/>
          <w:color w:val="000000"/>
          <w:lang w:eastAsia="ko-KR"/>
        </w:rPr>
        <w:t xml:space="preserve"> </w:t>
      </w:r>
      <w:r>
        <w:rPr>
          <w:rFonts w:hint="eastAsia"/>
          <w:color w:val="000000"/>
          <w:lang w:eastAsia="ko-KR"/>
        </w:rPr>
        <w:t>포함된</w:t>
      </w:r>
      <w:r>
        <w:rPr>
          <w:rFonts w:hint="eastAsia"/>
          <w:color w:val="000000"/>
          <w:lang w:eastAsia="ko-KR"/>
        </w:rPr>
        <w:t xml:space="preserve"> </w:t>
      </w:r>
      <w:r>
        <w:rPr>
          <w:rFonts w:hint="eastAsia"/>
          <w:color w:val="000000"/>
          <w:lang w:eastAsia="ko-KR"/>
        </w:rPr>
        <w:t>끼니에</w:t>
      </w:r>
      <w:r>
        <w:rPr>
          <w:rFonts w:hint="eastAsia"/>
          <w:color w:val="000000"/>
          <w:lang w:eastAsia="ko-KR"/>
        </w:rPr>
        <w:t xml:space="preserve"> </w:t>
      </w:r>
      <w:r>
        <w:rPr>
          <w:rFonts w:hint="eastAsia"/>
          <w:color w:val="000000"/>
          <w:lang w:eastAsia="ko-KR"/>
        </w:rPr>
        <w:t>대응되는</w:t>
      </w:r>
      <w:r>
        <w:rPr>
          <w:rFonts w:hint="eastAsia"/>
          <w:color w:val="000000"/>
          <w:lang w:eastAsia="ko-KR"/>
        </w:rPr>
        <w:t xml:space="preserve"> </w:t>
      </w:r>
      <w:r>
        <w:rPr>
          <w:rFonts w:hint="eastAsia"/>
          <w:color w:val="000000"/>
          <w:lang w:eastAsia="ko-KR"/>
        </w:rPr>
        <w:t>끼니</w:t>
      </w:r>
      <w:r>
        <w:rPr>
          <w:rFonts w:hint="eastAsia"/>
          <w:color w:val="000000"/>
          <w:lang w:eastAsia="ko-KR"/>
        </w:rPr>
        <w:t xml:space="preserve"> </w:t>
      </w:r>
      <w:r>
        <w:rPr>
          <w:rFonts w:hint="eastAsia"/>
          <w:color w:val="000000"/>
          <w:lang w:eastAsia="ko-KR"/>
        </w:rPr>
        <w:t>노드를</w:t>
      </w:r>
      <w:r>
        <w:rPr>
          <w:rFonts w:hint="eastAsia"/>
          <w:color w:val="000000"/>
          <w:lang w:eastAsia="ko-KR"/>
        </w:rPr>
        <w:t xml:space="preserve"> </w:t>
      </w:r>
      <w:r>
        <w:rPr>
          <w:rFonts w:hint="eastAsia"/>
          <w:color w:val="000000"/>
          <w:lang w:eastAsia="ko-KR"/>
        </w:rPr>
        <w:t>포함할</w:t>
      </w:r>
      <w:r>
        <w:rPr>
          <w:rFonts w:hint="eastAsia"/>
          <w:color w:val="000000"/>
          <w:lang w:eastAsia="ko-KR"/>
        </w:rPr>
        <w:t xml:space="preserve"> </w:t>
      </w:r>
      <w:r>
        <w:rPr>
          <w:rFonts w:hint="eastAsia"/>
          <w:color w:val="000000"/>
          <w:lang w:eastAsia="ko-KR"/>
        </w:rPr>
        <w:t>수</w:t>
      </w:r>
      <w:r>
        <w:rPr>
          <w:rFonts w:hint="eastAsia"/>
          <w:color w:val="000000"/>
          <w:lang w:eastAsia="ko-KR"/>
        </w:rPr>
        <w:t xml:space="preserve"> </w:t>
      </w:r>
      <w:r>
        <w:rPr>
          <w:rFonts w:hint="eastAsia"/>
          <w:color w:val="000000"/>
          <w:lang w:eastAsia="ko-KR"/>
        </w:rPr>
        <w:t>있다</w:t>
      </w:r>
      <w:r>
        <w:rPr>
          <w:rFonts w:hint="eastAsia"/>
          <w:color w:val="000000"/>
          <w:lang w:eastAsia="ko-KR"/>
        </w:rPr>
        <w:t xml:space="preserve">. </w:t>
      </w:r>
    </w:p>
    <w:p w14:paraId="16877F69" w14:textId="77777777" w:rsidR="00FD5013" w:rsidRDefault="00FD5013" w:rsidP="00FD5013">
      <w:pPr>
        <w:rPr>
          <w:lang w:eastAsia="ko-KR"/>
        </w:rPr>
      </w:pPr>
    </w:p>
    <w:p w14:paraId="672F99E3" w14:textId="77777777" w:rsidR="00FD5013" w:rsidRDefault="00FD5013" w:rsidP="00FD5013">
      <w:pPr>
        <w:rPr>
          <w:lang w:eastAsia="ko-KR"/>
        </w:rPr>
      </w:pPr>
      <w:r>
        <w:rPr>
          <w:rFonts w:hint="eastAsia"/>
          <w:color w:val="000000"/>
          <w:lang w:eastAsia="ko-KR"/>
        </w:rPr>
        <w:t>각</w:t>
      </w:r>
      <w:r>
        <w:rPr>
          <w:rFonts w:hint="eastAsia"/>
          <w:color w:val="000000"/>
          <w:lang w:eastAsia="ko-KR"/>
        </w:rPr>
        <w:t xml:space="preserve"> </w:t>
      </w:r>
      <w:r>
        <w:rPr>
          <w:rFonts w:hint="eastAsia"/>
          <w:color w:val="000000"/>
          <w:lang w:eastAsia="ko-KR"/>
        </w:rPr>
        <w:t>노드는</w:t>
      </w:r>
      <w:r>
        <w:rPr>
          <w:rFonts w:hint="eastAsia"/>
          <w:color w:val="000000"/>
          <w:lang w:eastAsia="ko-KR"/>
        </w:rPr>
        <w:t xml:space="preserve"> </w:t>
      </w:r>
      <w:r>
        <w:rPr>
          <w:rFonts w:hint="eastAsia"/>
          <w:color w:val="000000"/>
          <w:lang w:eastAsia="ko-KR"/>
        </w:rPr>
        <w:t>해당</w:t>
      </w:r>
      <w:r>
        <w:rPr>
          <w:rFonts w:hint="eastAsia"/>
          <w:color w:val="000000"/>
          <w:lang w:eastAsia="ko-KR"/>
        </w:rPr>
        <w:t xml:space="preserve"> </w:t>
      </w:r>
      <w:r>
        <w:rPr>
          <w:rFonts w:hint="eastAsia"/>
          <w:color w:val="000000"/>
          <w:lang w:eastAsia="ko-KR"/>
        </w:rPr>
        <w:t>노드의</w:t>
      </w:r>
      <w:r>
        <w:rPr>
          <w:rFonts w:hint="eastAsia"/>
          <w:color w:val="000000"/>
          <w:lang w:eastAsia="ko-KR"/>
        </w:rPr>
        <w:t xml:space="preserve"> </w:t>
      </w:r>
      <w:r>
        <w:rPr>
          <w:rFonts w:hint="eastAsia"/>
          <w:color w:val="000000"/>
          <w:lang w:eastAsia="ko-KR"/>
        </w:rPr>
        <w:t>특성을</w:t>
      </w:r>
      <w:r>
        <w:rPr>
          <w:rFonts w:hint="eastAsia"/>
          <w:color w:val="000000"/>
          <w:lang w:eastAsia="ko-KR"/>
        </w:rPr>
        <w:t xml:space="preserve"> </w:t>
      </w:r>
      <w:r>
        <w:rPr>
          <w:rFonts w:hint="eastAsia"/>
          <w:color w:val="000000"/>
          <w:lang w:eastAsia="ko-KR"/>
        </w:rPr>
        <w:t>나타내는</w:t>
      </w:r>
      <w:r>
        <w:rPr>
          <w:rFonts w:hint="eastAsia"/>
          <w:color w:val="000000"/>
          <w:lang w:eastAsia="ko-KR"/>
        </w:rPr>
        <w:t xml:space="preserve"> </w:t>
      </w:r>
      <w:r>
        <w:rPr>
          <w:rFonts w:hint="eastAsia"/>
          <w:color w:val="000000"/>
          <w:lang w:eastAsia="ko-KR"/>
        </w:rPr>
        <w:t>특성</w:t>
      </w:r>
      <w:r>
        <w:rPr>
          <w:rFonts w:hint="eastAsia"/>
          <w:color w:val="000000"/>
          <w:lang w:eastAsia="ko-KR"/>
        </w:rPr>
        <w:t xml:space="preserve"> </w:t>
      </w:r>
      <w:r>
        <w:rPr>
          <w:rFonts w:hint="eastAsia"/>
          <w:color w:val="000000"/>
          <w:lang w:eastAsia="ko-KR"/>
        </w:rPr>
        <w:t>벡터를</w:t>
      </w:r>
      <w:r>
        <w:rPr>
          <w:rFonts w:hint="eastAsia"/>
          <w:color w:val="000000"/>
          <w:lang w:eastAsia="ko-KR"/>
        </w:rPr>
        <w:t xml:space="preserve"> </w:t>
      </w:r>
      <w:r>
        <w:rPr>
          <w:rFonts w:hint="eastAsia"/>
          <w:color w:val="000000"/>
          <w:lang w:eastAsia="ko-KR"/>
        </w:rPr>
        <w:t>포함하며</w:t>
      </w:r>
      <w:r>
        <w:rPr>
          <w:rFonts w:hint="eastAsia"/>
          <w:color w:val="000000"/>
          <w:lang w:eastAsia="ko-KR"/>
        </w:rPr>
        <w:t xml:space="preserve">, </w:t>
      </w:r>
      <w:r>
        <w:rPr>
          <w:rFonts w:hint="eastAsia"/>
          <w:color w:val="000000"/>
          <w:lang w:eastAsia="ko-KR"/>
        </w:rPr>
        <w:t>특성</w:t>
      </w:r>
      <w:r>
        <w:rPr>
          <w:rFonts w:hint="eastAsia"/>
          <w:color w:val="000000"/>
          <w:lang w:eastAsia="ko-KR"/>
        </w:rPr>
        <w:t xml:space="preserve"> </w:t>
      </w:r>
      <w:r>
        <w:rPr>
          <w:rFonts w:hint="eastAsia"/>
          <w:color w:val="000000"/>
          <w:lang w:eastAsia="ko-KR"/>
        </w:rPr>
        <w:t>벡터는</w:t>
      </w:r>
      <w:r>
        <w:rPr>
          <w:rFonts w:hint="eastAsia"/>
          <w:color w:val="000000"/>
          <w:lang w:eastAsia="ko-KR"/>
        </w:rPr>
        <w:t xml:space="preserve"> </w:t>
      </w:r>
      <w:r>
        <w:rPr>
          <w:rFonts w:hint="eastAsia"/>
          <w:color w:val="000000"/>
          <w:lang w:eastAsia="ko-KR"/>
        </w:rPr>
        <w:t>초기</w:t>
      </w:r>
      <w:r>
        <w:rPr>
          <w:rFonts w:hint="eastAsia"/>
          <w:color w:val="000000"/>
          <w:lang w:eastAsia="ko-KR"/>
        </w:rPr>
        <w:t xml:space="preserve"> </w:t>
      </w:r>
      <w:r>
        <w:rPr>
          <w:rFonts w:hint="eastAsia"/>
          <w:color w:val="000000"/>
          <w:lang w:eastAsia="ko-KR"/>
        </w:rPr>
        <w:t>변수의</w:t>
      </w:r>
      <w:r>
        <w:rPr>
          <w:rFonts w:hint="eastAsia"/>
          <w:color w:val="000000"/>
          <w:lang w:eastAsia="ko-KR"/>
        </w:rPr>
        <w:t xml:space="preserve"> </w:t>
      </w:r>
      <w:r>
        <w:rPr>
          <w:rFonts w:hint="eastAsia"/>
          <w:color w:val="000000"/>
          <w:lang w:eastAsia="ko-KR"/>
        </w:rPr>
        <w:t>전처리를</w:t>
      </w:r>
      <w:r>
        <w:rPr>
          <w:rFonts w:hint="eastAsia"/>
          <w:color w:val="000000"/>
          <w:lang w:eastAsia="ko-KR"/>
        </w:rPr>
        <w:t xml:space="preserve"> </w:t>
      </w:r>
      <w:r>
        <w:rPr>
          <w:rFonts w:hint="eastAsia"/>
          <w:color w:val="000000"/>
          <w:lang w:eastAsia="ko-KR"/>
        </w:rPr>
        <w:t>통해</w:t>
      </w:r>
      <w:r>
        <w:rPr>
          <w:rFonts w:hint="eastAsia"/>
          <w:color w:val="000000"/>
          <w:lang w:eastAsia="ko-KR"/>
        </w:rPr>
        <w:t xml:space="preserve"> </w:t>
      </w:r>
      <w:r>
        <w:rPr>
          <w:rFonts w:hint="eastAsia"/>
          <w:color w:val="000000"/>
          <w:lang w:eastAsia="ko-KR"/>
        </w:rPr>
        <w:t>생성된다</w:t>
      </w:r>
      <w:r>
        <w:rPr>
          <w:rFonts w:hint="eastAsia"/>
          <w:color w:val="000000"/>
          <w:lang w:eastAsia="ko-KR"/>
        </w:rPr>
        <w:t xml:space="preserve">. </w:t>
      </w:r>
      <w:r>
        <w:rPr>
          <w:rFonts w:hint="eastAsia"/>
          <w:color w:val="000000"/>
          <w:lang w:eastAsia="ko-KR"/>
        </w:rPr>
        <w:t>사용자</w:t>
      </w:r>
      <w:r>
        <w:rPr>
          <w:rFonts w:hint="eastAsia"/>
          <w:color w:val="000000"/>
          <w:lang w:eastAsia="ko-KR"/>
        </w:rPr>
        <w:t xml:space="preserve"> </w:t>
      </w:r>
      <w:r>
        <w:rPr>
          <w:rFonts w:hint="eastAsia"/>
          <w:color w:val="000000"/>
          <w:lang w:eastAsia="ko-KR"/>
        </w:rPr>
        <w:t>노드의</w:t>
      </w:r>
      <w:r>
        <w:rPr>
          <w:rFonts w:hint="eastAsia"/>
          <w:color w:val="000000"/>
          <w:lang w:eastAsia="ko-KR"/>
        </w:rPr>
        <w:t xml:space="preserve"> </w:t>
      </w:r>
      <w:r>
        <w:rPr>
          <w:rFonts w:hint="eastAsia"/>
          <w:color w:val="000000"/>
          <w:lang w:eastAsia="ko-KR"/>
        </w:rPr>
        <w:t>경우</w:t>
      </w:r>
      <w:r>
        <w:rPr>
          <w:rFonts w:hint="eastAsia"/>
          <w:color w:val="000000"/>
          <w:lang w:eastAsia="ko-KR"/>
        </w:rPr>
        <w:t xml:space="preserve"> </w:t>
      </w:r>
      <w:r>
        <w:rPr>
          <w:rFonts w:hint="eastAsia"/>
          <w:color w:val="000000"/>
          <w:lang w:eastAsia="ko-KR"/>
        </w:rPr>
        <w:t>나이</w:t>
      </w:r>
      <w:r>
        <w:rPr>
          <w:rFonts w:hint="eastAsia"/>
          <w:color w:val="000000"/>
          <w:lang w:eastAsia="ko-KR"/>
        </w:rPr>
        <w:t xml:space="preserve">, </w:t>
      </w:r>
      <w:r>
        <w:rPr>
          <w:rFonts w:hint="eastAsia"/>
          <w:color w:val="000000"/>
          <w:lang w:eastAsia="ko-KR"/>
        </w:rPr>
        <w:t>신장</w:t>
      </w:r>
      <w:r>
        <w:rPr>
          <w:rFonts w:hint="eastAsia"/>
          <w:color w:val="000000"/>
          <w:lang w:eastAsia="ko-KR"/>
        </w:rPr>
        <w:t xml:space="preserve">, </w:t>
      </w:r>
      <w:r>
        <w:rPr>
          <w:rFonts w:hint="eastAsia"/>
          <w:color w:val="000000"/>
          <w:lang w:eastAsia="ko-KR"/>
        </w:rPr>
        <w:t>체중과</w:t>
      </w:r>
      <w:r>
        <w:rPr>
          <w:rFonts w:hint="eastAsia"/>
          <w:color w:val="000000"/>
          <w:lang w:eastAsia="ko-KR"/>
        </w:rPr>
        <w:t xml:space="preserve"> </w:t>
      </w:r>
      <w:r>
        <w:rPr>
          <w:rFonts w:hint="eastAsia"/>
          <w:color w:val="000000"/>
          <w:lang w:eastAsia="ko-KR"/>
        </w:rPr>
        <w:t>같은</w:t>
      </w:r>
      <w:r>
        <w:rPr>
          <w:rFonts w:hint="eastAsia"/>
          <w:color w:val="000000"/>
          <w:lang w:eastAsia="ko-KR"/>
        </w:rPr>
        <w:t xml:space="preserve"> </w:t>
      </w:r>
      <w:r>
        <w:rPr>
          <w:rFonts w:hint="eastAsia"/>
          <w:color w:val="000000"/>
          <w:lang w:eastAsia="ko-KR"/>
        </w:rPr>
        <w:t>연속형</w:t>
      </w:r>
      <w:r>
        <w:rPr>
          <w:rFonts w:hint="eastAsia"/>
          <w:color w:val="000000"/>
          <w:lang w:eastAsia="ko-KR"/>
        </w:rPr>
        <w:t xml:space="preserve"> </w:t>
      </w:r>
      <w:r>
        <w:rPr>
          <w:rFonts w:hint="eastAsia"/>
          <w:color w:val="000000"/>
          <w:lang w:eastAsia="ko-KR"/>
        </w:rPr>
        <w:t>변수는</w:t>
      </w:r>
      <w:r>
        <w:rPr>
          <w:rFonts w:hint="eastAsia"/>
          <w:color w:val="000000"/>
          <w:lang w:eastAsia="ko-KR"/>
        </w:rPr>
        <w:t xml:space="preserve"> </w:t>
      </w:r>
      <w:r>
        <w:rPr>
          <w:rFonts w:hint="eastAsia"/>
          <w:color w:val="000000"/>
          <w:lang w:eastAsia="ko-KR"/>
        </w:rPr>
        <w:t>로그</w:t>
      </w:r>
      <w:r>
        <w:rPr>
          <w:rFonts w:hint="eastAsia"/>
          <w:color w:val="000000"/>
          <w:lang w:eastAsia="ko-KR"/>
        </w:rPr>
        <w:t xml:space="preserve"> </w:t>
      </w:r>
      <w:r>
        <w:rPr>
          <w:rFonts w:hint="eastAsia"/>
          <w:color w:val="000000"/>
          <w:lang w:eastAsia="ko-KR"/>
        </w:rPr>
        <w:t>변환</w:t>
      </w:r>
      <w:r>
        <w:rPr>
          <w:rFonts w:hint="eastAsia"/>
          <w:color w:val="000000"/>
          <w:lang w:eastAsia="ko-KR"/>
        </w:rPr>
        <w:t xml:space="preserve"> </w:t>
      </w:r>
      <w:r>
        <w:rPr>
          <w:rFonts w:hint="eastAsia"/>
          <w:color w:val="000000"/>
          <w:lang w:eastAsia="ko-KR"/>
        </w:rPr>
        <w:t>후</w:t>
      </w:r>
      <w:r>
        <w:rPr>
          <w:rFonts w:hint="eastAsia"/>
          <w:color w:val="000000"/>
          <w:lang w:eastAsia="ko-KR"/>
        </w:rPr>
        <w:t xml:space="preserve"> 0</w:t>
      </w:r>
      <w:r>
        <w:rPr>
          <w:rFonts w:hint="eastAsia"/>
          <w:color w:val="000000"/>
          <w:lang w:eastAsia="ko-KR"/>
        </w:rPr>
        <w:t>에서</w:t>
      </w:r>
      <w:r>
        <w:rPr>
          <w:rFonts w:hint="eastAsia"/>
          <w:color w:val="000000"/>
          <w:lang w:eastAsia="ko-KR"/>
        </w:rPr>
        <w:t xml:space="preserve"> 100 </w:t>
      </w:r>
      <w:r>
        <w:rPr>
          <w:rFonts w:hint="eastAsia"/>
          <w:color w:val="000000"/>
          <w:lang w:eastAsia="ko-KR"/>
        </w:rPr>
        <w:t>사이의</w:t>
      </w:r>
      <w:r>
        <w:rPr>
          <w:rFonts w:hint="eastAsia"/>
          <w:color w:val="000000"/>
          <w:lang w:eastAsia="ko-KR"/>
        </w:rPr>
        <w:t xml:space="preserve"> </w:t>
      </w:r>
      <w:proofErr w:type="spellStart"/>
      <w:r>
        <w:rPr>
          <w:rFonts w:hint="eastAsia"/>
          <w:color w:val="000000"/>
          <w:lang w:eastAsia="ko-KR"/>
        </w:rPr>
        <w:t>정수값으로</w:t>
      </w:r>
      <w:proofErr w:type="spellEnd"/>
      <w:r>
        <w:rPr>
          <w:rFonts w:hint="eastAsia"/>
          <w:color w:val="000000"/>
          <w:lang w:eastAsia="ko-KR"/>
        </w:rPr>
        <w:t xml:space="preserve"> </w:t>
      </w:r>
      <w:proofErr w:type="spellStart"/>
      <w:r>
        <w:rPr>
          <w:rFonts w:hint="eastAsia"/>
          <w:color w:val="000000"/>
          <w:lang w:eastAsia="ko-KR"/>
        </w:rPr>
        <w:t>정규화되고</w:t>
      </w:r>
      <w:proofErr w:type="spellEnd"/>
      <w:r>
        <w:rPr>
          <w:rFonts w:hint="eastAsia"/>
          <w:color w:val="000000"/>
          <w:lang w:eastAsia="ko-KR"/>
        </w:rPr>
        <w:t xml:space="preserve">, </w:t>
      </w:r>
      <w:r>
        <w:rPr>
          <w:rFonts w:hint="eastAsia"/>
          <w:color w:val="000000"/>
          <w:lang w:eastAsia="ko-KR"/>
        </w:rPr>
        <w:t>성별</w:t>
      </w:r>
      <w:r>
        <w:rPr>
          <w:rFonts w:hint="eastAsia"/>
          <w:color w:val="000000"/>
          <w:lang w:eastAsia="ko-KR"/>
        </w:rPr>
        <w:t xml:space="preserve">, </w:t>
      </w:r>
      <w:r>
        <w:rPr>
          <w:rFonts w:hint="eastAsia"/>
          <w:color w:val="000000"/>
          <w:lang w:eastAsia="ko-KR"/>
        </w:rPr>
        <w:t>활동정도와</w:t>
      </w:r>
      <w:r>
        <w:rPr>
          <w:rFonts w:hint="eastAsia"/>
          <w:color w:val="000000"/>
          <w:lang w:eastAsia="ko-KR"/>
        </w:rPr>
        <w:t xml:space="preserve"> </w:t>
      </w:r>
      <w:r>
        <w:rPr>
          <w:rFonts w:hint="eastAsia"/>
          <w:color w:val="000000"/>
          <w:lang w:eastAsia="ko-KR"/>
        </w:rPr>
        <w:t>같은</w:t>
      </w:r>
      <w:r>
        <w:rPr>
          <w:rFonts w:hint="eastAsia"/>
          <w:color w:val="000000"/>
          <w:lang w:eastAsia="ko-KR"/>
        </w:rPr>
        <w:t xml:space="preserve"> </w:t>
      </w:r>
      <w:r>
        <w:rPr>
          <w:rFonts w:hint="eastAsia"/>
          <w:color w:val="000000"/>
          <w:lang w:eastAsia="ko-KR"/>
        </w:rPr>
        <w:t>범주형</w:t>
      </w:r>
      <w:r>
        <w:rPr>
          <w:rFonts w:hint="eastAsia"/>
          <w:color w:val="000000"/>
          <w:lang w:eastAsia="ko-KR"/>
        </w:rPr>
        <w:t xml:space="preserve"> </w:t>
      </w:r>
      <w:r>
        <w:rPr>
          <w:rFonts w:hint="eastAsia"/>
          <w:color w:val="000000"/>
          <w:lang w:eastAsia="ko-KR"/>
        </w:rPr>
        <w:t>변수는</w:t>
      </w:r>
      <w:r>
        <w:rPr>
          <w:rFonts w:hint="eastAsia"/>
          <w:color w:val="000000"/>
          <w:lang w:eastAsia="ko-KR"/>
        </w:rPr>
        <w:t xml:space="preserve"> one-hot </w:t>
      </w:r>
      <w:r>
        <w:rPr>
          <w:rFonts w:hint="eastAsia"/>
          <w:color w:val="000000"/>
          <w:lang w:eastAsia="ko-KR"/>
        </w:rPr>
        <w:t>인코딩으로</w:t>
      </w:r>
      <w:r>
        <w:rPr>
          <w:rFonts w:hint="eastAsia"/>
          <w:color w:val="000000"/>
          <w:lang w:eastAsia="ko-KR"/>
        </w:rPr>
        <w:t xml:space="preserve"> </w:t>
      </w:r>
      <w:r>
        <w:rPr>
          <w:rFonts w:hint="eastAsia"/>
          <w:color w:val="000000"/>
          <w:lang w:eastAsia="ko-KR"/>
        </w:rPr>
        <w:t>변환된다</w:t>
      </w:r>
      <w:r>
        <w:rPr>
          <w:rFonts w:hint="eastAsia"/>
          <w:color w:val="000000"/>
          <w:lang w:eastAsia="ko-KR"/>
        </w:rPr>
        <w:t xml:space="preserve">. </w:t>
      </w:r>
      <w:r>
        <w:rPr>
          <w:rFonts w:hint="eastAsia"/>
          <w:color w:val="000000"/>
          <w:lang w:eastAsia="ko-KR"/>
        </w:rPr>
        <w:t>음식</w:t>
      </w:r>
      <w:r>
        <w:rPr>
          <w:rFonts w:hint="eastAsia"/>
          <w:color w:val="000000"/>
          <w:lang w:eastAsia="ko-KR"/>
        </w:rPr>
        <w:t xml:space="preserve"> </w:t>
      </w:r>
      <w:r>
        <w:rPr>
          <w:rFonts w:hint="eastAsia"/>
          <w:color w:val="000000"/>
          <w:lang w:eastAsia="ko-KR"/>
        </w:rPr>
        <w:t>노드의</w:t>
      </w:r>
      <w:r>
        <w:rPr>
          <w:rFonts w:hint="eastAsia"/>
          <w:color w:val="000000"/>
          <w:lang w:eastAsia="ko-KR"/>
        </w:rPr>
        <w:t xml:space="preserve"> </w:t>
      </w:r>
      <w:r>
        <w:rPr>
          <w:rFonts w:hint="eastAsia"/>
          <w:color w:val="000000"/>
          <w:lang w:eastAsia="ko-KR"/>
        </w:rPr>
        <w:t>경우</w:t>
      </w:r>
      <w:r>
        <w:rPr>
          <w:rFonts w:hint="eastAsia"/>
          <w:color w:val="000000"/>
          <w:lang w:eastAsia="ko-KR"/>
        </w:rPr>
        <w:t xml:space="preserve"> </w:t>
      </w:r>
      <w:r>
        <w:rPr>
          <w:rFonts w:hint="eastAsia"/>
          <w:color w:val="000000"/>
          <w:lang w:eastAsia="ko-KR"/>
        </w:rPr>
        <w:t>열량</w:t>
      </w:r>
      <w:r>
        <w:rPr>
          <w:rFonts w:hint="eastAsia"/>
          <w:color w:val="000000"/>
          <w:lang w:eastAsia="ko-KR"/>
        </w:rPr>
        <w:t xml:space="preserve">, </w:t>
      </w:r>
      <w:r>
        <w:rPr>
          <w:rFonts w:hint="eastAsia"/>
          <w:color w:val="000000"/>
          <w:lang w:eastAsia="ko-KR"/>
        </w:rPr>
        <w:t>영양성분</w:t>
      </w:r>
      <w:r>
        <w:rPr>
          <w:rFonts w:hint="eastAsia"/>
          <w:color w:val="000000"/>
          <w:lang w:eastAsia="ko-KR"/>
        </w:rPr>
        <w:t xml:space="preserve"> </w:t>
      </w:r>
      <w:r>
        <w:rPr>
          <w:rFonts w:hint="eastAsia"/>
          <w:color w:val="000000"/>
          <w:lang w:eastAsia="ko-KR"/>
        </w:rPr>
        <w:t>함량과</w:t>
      </w:r>
      <w:r>
        <w:rPr>
          <w:rFonts w:hint="eastAsia"/>
          <w:color w:val="000000"/>
          <w:lang w:eastAsia="ko-KR"/>
        </w:rPr>
        <w:t xml:space="preserve"> </w:t>
      </w:r>
      <w:r>
        <w:rPr>
          <w:rFonts w:hint="eastAsia"/>
          <w:color w:val="000000"/>
          <w:lang w:eastAsia="ko-KR"/>
        </w:rPr>
        <w:t>같은</w:t>
      </w:r>
      <w:r>
        <w:rPr>
          <w:rFonts w:hint="eastAsia"/>
          <w:color w:val="000000"/>
          <w:lang w:eastAsia="ko-KR"/>
        </w:rPr>
        <w:t xml:space="preserve"> </w:t>
      </w:r>
      <w:r>
        <w:rPr>
          <w:rFonts w:hint="eastAsia"/>
          <w:color w:val="000000"/>
          <w:lang w:eastAsia="ko-KR"/>
        </w:rPr>
        <w:t>연속형</w:t>
      </w:r>
      <w:r>
        <w:rPr>
          <w:rFonts w:hint="eastAsia"/>
          <w:color w:val="000000"/>
          <w:lang w:eastAsia="ko-KR"/>
        </w:rPr>
        <w:t xml:space="preserve"> </w:t>
      </w:r>
      <w:r>
        <w:rPr>
          <w:rFonts w:hint="eastAsia"/>
          <w:color w:val="000000"/>
          <w:lang w:eastAsia="ko-KR"/>
        </w:rPr>
        <w:t>변수가</w:t>
      </w:r>
      <w:r>
        <w:rPr>
          <w:rFonts w:hint="eastAsia"/>
          <w:color w:val="000000"/>
          <w:lang w:eastAsia="ko-KR"/>
        </w:rPr>
        <w:t xml:space="preserve"> </w:t>
      </w:r>
      <w:r>
        <w:rPr>
          <w:rFonts w:hint="eastAsia"/>
          <w:color w:val="000000"/>
          <w:lang w:eastAsia="ko-KR"/>
        </w:rPr>
        <w:t>동일한</w:t>
      </w:r>
      <w:r>
        <w:rPr>
          <w:rFonts w:hint="eastAsia"/>
          <w:color w:val="000000"/>
          <w:lang w:eastAsia="ko-KR"/>
        </w:rPr>
        <w:t xml:space="preserve"> </w:t>
      </w:r>
      <w:r>
        <w:rPr>
          <w:rFonts w:hint="eastAsia"/>
          <w:color w:val="000000"/>
          <w:lang w:eastAsia="ko-KR"/>
        </w:rPr>
        <w:t>방식으로</w:t>
      </w:r>
      <w:r>
        <w:rPr>
          <w:rFonts w:hint="eastAsia"/>
          <w:color w:val="000000"/>
          <w:lang w:eastAsia="ko-KR"/>
        </w:rPr>
        <w:t xml:space="preserve"> </w:t>
      </w:r>
      <w:proofErr w:type="spellStart"/>
      <w:r>
        <w:rPr>
          <w:rFonts w:hint="eastAsia"/>
          <w:color w:val="000000"/>
          <w:lang w:eastAsia="ko-KR"/>
        </w:rPr>
        <w:t>정규화된다</w:t>
      </w:r>
      <w:proofErr w:type="spellEnd"/>
      <w:r>
        <w:rPr>
          <w:rFonts w:hint="eastAsia"/>
          <w:color w:val="000000"/>
          <w:lang w:eastAsia="ko-KR"/>
        </w:rPr>
        <w:t>.</w:t>
      </w:r>
    </w:p>
    <w:p w14:paraId="282F82E4" w14:textId="77777777" w:rsidR="00FD5013" w:rsidRDefault="00FD5013" w:rsidP="00FD5013">
      <w:pPr>
        <w:rPr>
          <w:lang w:eastAsia="ko-KR"/>
        </w:rPr>
      </w:pPr>
    </w:p>
    <w:p w14:paraId="3AD3FEE1" w14:textId="77777777" w:rsidR="00FD5013" w:rsidRDefault="00FD5013" w:rsidP="00FD5013">
      <w:pPr>
        <w:rPr>
          <w:lang w:eastAsia="ko-KR"/>
        </w:rPr>
      </w:pPr>
      <w:r>
        <w:rPr>
          <w:rFonts w:hint="eastAsia"/>
          <w:color w:val="000000"/>
          <w:lang w:eastAsia="ko-KR"/>
        </w:rPr>
        <w:t>복수의</w:t>
      </w:r>
      <w:r>
        <w:rPr>
          <w:rFonts w:hint="eastAsia"/>
          <w:color w:val="000000"/>
          <w:lang w:eastAsia="ko-KR"/>
        </w:rPr>
        <w:t xml:space="preserve"> </w:t>
      </w:r>
      <w:proofErr w:type="spellStart"/>
      <w:r>
        <w:rPr>
          <w:rFonts w:hint="eastAsia"/>
          <w:color w:val="000000"/>
          <w:lang w:eastAsia="ko-KR"/>
        </w:rPr>
        <w:t>에지들은</w:t>
      </w:r>
      <w:proofErr w:type="spellEnd"/>
      <w:r>
        <w:rPr>
          <w:rFonts w:hint="eastAsia"/>
          <w:color w:val="000000"/>
          <w:lang w:eastAsia="ko-KR"/>
        </w:rPr>
        <w:t xml:space="preserve"> </w:t>
      </w:r>
      <w:r>
        <w:rPr>
          <w:rFonts w:hint="eastAsia"/>
          <w:color w:val="000000"/>
          <w:lang w:eastAsia="ko-KR"/>
        </w:rPr>
        <w:t>사용자</w:t>
      </w:r>
      <w:r>
        <w:rPr>
          <w:rFonts w:hint="eastAsia"/>
          <w:color w:val="000000"/>
          <w:lang w:eastAsia="ko-KR"/>
        </w:rPr>
        <w:t xml:space="preserve"> </w:t>
      </w:r>
      <w:r>
        <w:rPr>
          <w:rFonts w:hint="eastAsia"/>
          <w:color w:val="000000"/>
          <w:lang w:eastAsia="ko-KR"/>
        </w:rPr>
        <w:t>노드로부터</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1 </w:t>
      </w:r>
      <w:r>
        <w:rPr>
          <w:rFonts w:hint="eastAsia"/>
          <w:color w:val="000000"/>
          <w:lang w:eastAsia="ko-KR"/>
        </w:rPr>
        <w:t>음식</w:t>
      </w:r>
      <w:r>
        <w:rPr>
          <w:rFonts w:hint="eastAsia"/>
          <w:color w:val="000000"/>
          <w:lang w:eastAsia="ko-KR"/>
        </w:rPr>
        <w:t xml:space="preserve"> </w:t>
      </w:r>
      <w:r>
        <w:rPr>
          <w:rFonts w:hint="eastAsia"/>
          <w:color w:val="000000"/>
          <w:lang w:eastAsia="ko-KR"/>
        </w:rPr>
        <w:t>노드를</w:t>
      </w:r>
      <w:r>
        <w:rPr>
          <w:rFonts w:hint="eastAsia"/>
          <w:color w:val="000000"/>
          <w:lang w:eastAsia="ko-KR"/>
        </w:rPr>
        <w:t xml:space="preserve"> </w:t>
      </w:r>
      <w:r>
        <w:rPr>
          <w:rFonts w:hint="eastAsia"/>
          <w:color w:val="000000"/>
          <w:lang w:eastAsia="ko-KR"/>
        </w:rPr>
        <w:t>향하고</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1 </w:t>
      </w:r>
      <w:r>
        <w:rPr>
          <w:rFonts w:hint="eastAsia"/>
          <w:color w:val="000000"/>
          <w:lang w:eastAsia="ko-KR"/>
        </w:rPr>
        <w:t>에지</w:t>
      </w:r>
      <w:r>
        <w:rPr>
          <w:rFonts w:hint="eastAsia"/>
          <w:color w:val="000000"/>
          <w:lang w:eastAsia="ko-KR"/>
        </w:rPr>
        <w:t xml:space="preserve"> </w:t>
      </w:r>
      <w:r>
        <w:rPr>
          <w:rFonts w:hint="eastAsia"/>
          <w:color w:val="000000"/>
          <w:lang w:eastAsia="ko-KR"/>
        </w:rPr>
        <w:t>가중치를</w:t>
      </w:r>
      <w:r>
        <w:rPr>
          <w:rFonts w:hint="eastAsia"/>
          <w:color w:val="000000"/>
          <w:lang w:eastAsia="ko-KR"/>
        </w:rPr>
        <w:t xml:space="preserve"> </w:t>
      </w:r>
      <w:r>
        <w:rPr>
          <w:rFonts w:hint="eastAsia"/>
          <w:color w:val="000000"/>
          <w:lang w:eastAsia="ko-KR"/>
        </w:rPr>
        <w:t>갖는</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1 </w:t>
      </w:r>
      <w:r>
        <w:rPr>
          <w:rFonts w:hint="eastAsia"/>
          <w:color w:val="000000"/>
          <w:lang w:eastAsia="ko-KR"/>
        </w:rPr>
        <w:t>에지</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1 </w:t>
      </w:r>
      <w:r>
        <w:rPr>
          <w:rFonts w:hint="eastAsia"/>
          <w:color w:val="000000"/>
          <w:lang w:eastAsia="ko-KR"/>
        </w:rPr>
        <w:t>음식</w:t>
      </w:r>
      <w:r>
        <w:rPr>
          <w:rFonts w:hint="eastAsia"/>
          <w:color w:val="000000"/>
          <w:lang w:eastAsia="ko-KR"/>
        </w:rPr>
        <w:t xml:space="preserve"> </w:t>
      </w:r>
      <w:r>
        <w:rPr>
          <w:rFonts w:hint="eastAsia"/>
          <w:color w:val="000000"/>
          <w:lang w:eastAsia="ko-KR"/>
        </w:rPr>
        <w:t>노드로부터</w:t>
      </w:r>
      <w:r>
        <w:rPr>
          <w:rFonts w:hint="eastAsia"/>
          <w:color w:val="000000"/>
          <w:lang w:eastAsia="ko-KR"/>
        </w:rPr>
        <w:t xml:space="preserve"> </w:t>
      </w:r>
      <w:r>
        <w:rPr>
          <w:rFonts w:hint="eastAsia"/>
          <w:color w:val="000000"/>
          <w:lang w:eastAsia="ko-KR"/>
        </w:rPr>
        <w:t>재료</w:t>
      </w:r>
      <w:r>
        <w:rPr>
          <w:rFonts w:hint="eastAsia"/>
          <w:color w:val="000000"/>
          <w:lang w:eastAsia="ko-KR"/>
        </w:rPr>
        <w:t xml:space="preserve"> </w:t>
      </w:r>
      <w:r>
        <w:rPr>
          <w:rFonts w:hint="eastAsia"/>
          <w:color w:val="000000"/>
          <w:lang w:eastAsia="ko-KR"/>
        </w:rPr>
        <w:t>노드를</w:t>
      </w:r>
      <w:r>
        <w:rPr>
          <w:rFonts w:hint="eastAsia"/>
          <w:color w:val="000000"/>
          <w:lang w:eastAsia="ko-KR"/>
        </w:rPr>
        <w:t xml:space="preserve"> </w:t>
      </w:r>
      <w:r>
        <w:rPr>
          <w:rFonts w:hint="eastAsia"/>
          <w:color w:val="000000"/>
          <w:lang w:eastAsia="ko-KR"/>
        </w:rPr>
        <w:t>향하고</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2 </w:t>
      </w:r>
      <w:r>
        <w:rPr>
          <w:rFonts w:hint="eastAsia"/>
          <w:color w:val="000000"/>
          <w:lang w:eastAsia="ko-KR"/>
        </w:rPr>
        <w:t>에지</w:t>
      </w:r>
      <w:r>
        <w:rPr>
          <w:rFonts w:hint="eastAsia"/>
          <w:color w:val="000000"/>
          <w:lang w:eastAsia="ko-KR"/>
        </w:rPr>
        <w:t xml:space="preserve"> </w:t>
      </w:r>
      <w:r>
        <w:rPr>
          <w:rFonts w:hint="eastAsia"/>
          <w:color w:val="000000"/>
          <w:lang w:eastAsia="ko-KR"/>
        </w:rPr>
        <w:t>가중치를</w:t>
      </w:r>
      <w:r>
        <w:rPr>
          <w:rFonts w:hint="eastAsia"/>
          <w:color w:val="000000"/>
          <w:lang w:eastAsia="ko-KR"/>
        </w:rPr>
        <w:t xml:space="preserve"> </w:t>
      </w:r>
      <w:r>
        <w:rPr>
          <w:rFonts w:hint="eastAsia"/>
          <w:color w:val="000000"/>
          <w:lang w:eastAsia="ko-KR"/>
        </w:rPr>
        <w:t>갖는</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2 </w:t>
      </w:r>
      <w:r>
        <w:rPr>
          <w:rFonts w:hint="eastAsia"/>
          <w:color w:val="000000"/>
          <w:lang w:eastAsia="ko-KR"/>
        </w:rPr>
        <w:t>에지</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1 </w:t>
      </w:r>
      <w:r>
        <w:rPr>
          <w:rFonts w:hint="eastAsia"/>
          <w:color w:val="000000"/>
          <w:lang w:eastAsia="ko-KR"/>
        </w:rPr>
        <w:t>음식</w:t>
      </w:r>
      <w:r>
        <w:rPr>
          <w:rFonts w:hint="eastAsia"/>
          <w:color w:val="000000"/>
          <w:lang w:eastAsia="ko-KR"/>
        </w:rPr>
        <w:t xml:space="preserve"> </w:t>
      </w:r>
      <w:r>
        <w:rPr>
          <w:rFonts w:hint="eastAsia"/>
          <w:color w:val="000000"/>
          <w:lang w:eastAsia="ko-KR"/>
        </w:rPr>
        <w:t>노드로부터</w:t>
      </w:r>
      <w:r>
        <w:rPr>
          <w:rFonts w:hint="eastAsia"/>
          <w:color w:val="000000"/>
          <w:lang w:eastAsia="ko-KR"/>
        </w:rPr>
        <w:t xml:space="preserve"> </w:t>
      </w:r>
      <w:r>
        <w:rPr>
          <w:rFonts w:hint="eastAsia"/>
          <w:color w:val="000000"/>
          <w:lang w:eastAsia="ko-KR"/>
        </w:rPr>
        <w:t>끼니</w:t>
      </w:r>
      <w:r>
        <w:rPr>
          <w:rFonts w:hint="eastAsia"/>
          <w:color w:val="000000"/>
          <w:lang w:eastAsia="ko-KR"/>
        </w:rPr>
        <w:t xml:space="preserve"> </w:t>
      </w:r>
      <w:r>
        <w:rPr>
          <w:rFonts w:hint="eastAsia"/>
          <w:color w:val="000000"/>
          <w:lang w:eastAsia="ko-KR"/>
        </w:rPr>
        <w:t>노드를</w:t>
      </w:r>
      <w:r>
        <w:rPr>
          <w:rFonts w:hint="eastAsia"/>
          <w:color w:val="000000"/>
          <w:lang w:eastAsia="ko-KR"/>
        </w:rPr>
        <w:t xml:space="preserve"> </w:t>
      </w:r>
      <w:r>
        <w:rPr>
          <w:rFonts w:hint="eastAsia"/>
          <w:color w:val="000000"/>
          <w:lang w:eastAsia="ko-KR"/>
        </w:rPr>
        <w:t>향하고</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3 </w:t>
      </w:r>
      <w:r>
        <w:rPr>
          <w:rFonts w:hint="eastAsia"/>
          <w:color w:val="000000"/>
          <w:lang w:eastAsia="ko-KR"/>
        </w:rPr>
        <w:t>에지</w:t>
      </w:r>
      <w:r>
        <w:rPr>
          <w:rFonts w:hint="eastAsia"/>
          <w:color w:val="000000"/>
          <w:lang w:eastAsia="ko-KR"/>
        </w:rPr>
        <w:t xml:space="preserve"> </w:t>
      </w:r>
      <w:r>
        <w:rPr>
          <w:rFonts w:hint="eastAsia"/>
          <w:color w:val="000000"/>
          <w:lang w:eastAsia="ko-KR"/>
        </w:rPr>
        <w:t>가중치를</w:t>
      </w:r>
      <w:r>
        <w:rPr>
          <w:rFonts w:hint="eastAsia"/>
          <w:color w:val="000000"/>
          <w:lang w:eastAsia="ko-KR"/>
        </w:rPr>
        <w:t xml:space="preserve"> </w:t>
      </w:r>
      <w:r>
        <w:rPr>
          <w:rFonts w:hint="eastAsia"/>
          <w:color w:val="000000"/>
          <w:lang w:eastAsia="ko-KR"/>
        </w:rPr>
        <w:t>갖는</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3 </w:t>
      </w:r>
      <w:r>
        <w:rPr>
          <w:rFonts w:hint="eastAsia"/>
          <w:color w:val="000000"/>
          <w:lang w:eastAsia="ko-KR"/>
        </w:rPr>
        <w:t>에지</w:t>
      </w:r>
      <w:r>
        <w:rPr>
          <w:rFonts w:hint="eastAsia"/>
          <w:color w:val="000000"/>
          <w:lang w:eastAsia="ko-KR"/>
        </w:rPr>
        <w:t xml:space="preserve"> </w:t>
      </w:r>
      <w:r>
        <w:rPr>
          <w:rFonts w:hint="eastAsia"/>
          <w:color w:val="000000"/>
          <w:lang w:eastAsia="ko-KR"/>
        </w:rPr>
        <w:t>및</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1 </w:t>
      </w:r>
      <w:r>
        <w:rPr>
          <w:rFonts w:hint="eastAsia"/>
          <w:color w:val="000000"/>
          <w:lang w:eastAsia="ko-KR"/>
        </w:rPr>
        <w:t>음식</w:t>
      </w:r>
      <w:r>
        <w:rPr>
          <w:rFonts w:hint="eastAsia"/>
          <w:color w:val="000000"/>
          <w:lang w:eastAsia="ko-KR"/>
        </w:rPr>
        <w:t xml:space="preserve"> </w:t>
      </w:r>
      <w:r>
        <w:rPr>
          <w:rFonts w:hint="eastAsia"/>
          <w:color w:val="000000"/>
          <w:lang w:eastAsia="ko-KR"/>
        </w:rPr>
        <w:t>노드로부터</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2 </w:t>
      </w:r>
      <w:r>
        <w:rPr>
          <w:rFonts w:hint="eastAsia"/>
          <w:color w:val="000000"/>
          <w:lang w:eastAsia="ko-KR"/>
        </w:rPr>
        <w:t>음식</w:t>
      </w:r>
      <w:r>
        <w:rPr>
          <w:rFonts w:hint="eastAsia"/>
          <w:color w:val="000000"/>
          <w:lang w:eastAsia="ko-KR"/>
        </w:rPr>
        <w:t xml:space="preserve"> </w:t>
      </w:r>
      <w:r>
        <w:rPr>
          <w:rFonts w:hint="eastAsia"/>
          <w:color w:val="000000"/>
          <w:lang w:eastAsia="ko-KR"/>
        </w:rPr>
        <w:t>노드를</w:t>
      </w:r>
      <w:r>
        <w:rPr>
          <w:rFonts w:hint="eastAsia"/>
          <w:color w:val="000000"/>
          <w:lang w:eastAsia="ko-KR"/>
        </w:rPr>
        <w:t xml:space="preserve"> </w:t>
      </w:r>
      <w:r>
        <w:rPr>
          <w:rFonts w:hint="eastAsia"/>
          <w:color w:val="000000"/>
          <w:lang w:eastAsia="ko-KR"/>
        </w:rPr>
        <w:t>향하고</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4 </w:t>
      </w:r>
      <w:r>
        <w:rPr>
          <w:rFonts w:hint="eastAsia"/>
          <w:color w:val="000000"/>
          <w:lang w:eastAsia="ko-KR"/>
        </w:rPr>
        <w:t>에지</w:t>
      </w:r>
      <w:r>
        <w:rPr>
          <w:rFonts w:hint="eastAsia"/>
          <w:color w:val="000000"/>
          <w:lang w:eastAsia="ko-KR"/>
        </w:rPr>
        <w:t xml:space="preserve"> </w:t>
      </w:r>
      <w:r>
        <w:rPr>
          <w:rFonts w:hint="eastAsia"/>
          <w:color w:val="000000"/>
          <w:lang w:eastAsia="ko-KR"/>
        </w:rPr>
        <w:t>가중치를</w:t>
      </w:r>
      <w:r>
        <w:rPr>
          <w:rFonts w:hint="eastAsia"/>
          <w:color w:val="000000"/>
          <w:lang w:eastAsia="ko-KR"/>
        </w:rPr>
        <w:t xml:space="preserve"> </w:t>
      </w:r>
      <w:r>
        <w:rPr>
          <w:rFonts w:hint="eastAsia"/>
          <w:color w:val="000000"/>
          <w:lang w:eastAsia="ko-KR"/>
        </w:rPr>
        <w:t>갖는</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4 </w:t>
      </w:r>
      <w:r>
        <w:rPr>
          <w:rFonts w:hint="eastAsia"/>
          <w:color w:val="000000"/>
          <w:lang w:eastAsia="ko-KR"/>
        </w:rPr>
        <w:t>에지를</w:t>
      </w:r>
      <w:r>
        <w:rPr>
          <w:rFonts w:hint="eastAsia"/>
          <w:color w:val="000000"/>
          <w:lang w:eastAsia="ko-KR"/>
        </w:rPr>
        <w:t xml:space="preserve"> </w:t>
      </w:r>
      <w:r>
        <w:rPr>
          <w:rFonts w:hint="eastAsia"/>
          <w:color w:val="000000"/>
          <w:lang w:eastAsia="ko-KR"/>
        </w:rPr>
        <w:t>포함할</w:t>
      </w:r>
      <w:r>
        <w:rPr>
          <w:rFonts w:hint="eastAsia"/>
          <w:color w:val="000000"/>
          <w:lang w:eastAsia="ko-KR"/>
        </w:rPr>
        <w:t xml:space="preserve"> </w:t>
      </w:r>
      <w:r>
        <w:rPr>
          <w:rFonts w:hint="eastAsia"/>
          <w:color w:val="000000"/>
          <w:lang w:eastAsia="ko-KR"/>
        </w:rPr>
        <w:t>수</w:t>
      </w:r>
      <w:r>
        <w:rPr>
          <w:rFonts w:hint="eastAsia"/>
          <w:color w:val="000000"/>
          <w:lang w:eastAsia="ko-KR"/>
        </w:rPr>
        <w:t xml:space="preserve"> </w:t>
      </w:r>
      <w:r>
        <w:rPr>
          <w:rFonts w:hint="eastAsia"/>
          <w:color w:val="000000"/>
          <w:lang w:eastAsia="ko-KR"/>
        </w:rPr>
        <w:t>있다</w:t>
      </w:r>
      <w:r>
        <w:rPr>
          <w:rFonts w:hint="eastAsia"/>
          <w:color w:val="000000"/>
          <w:lang w:eastAsia="ko-KR"/>
        </w:rPr>
        <w:t xml:space="preserve">. </w:t>
      </w:r>
      <w:r>
        <w:rPr>
          <w:rFonts w:hint="eastAsia"/>
          <w:color w:val="000000"/>
          <w:lang w:eastAsia="ko-KR"/>
        </w:rPr>
        <w:t>음식</w:t>
      </w:r>
      <w:r>
        <w:rPr>
          <w:rFonts w:hint="eastAsia"/>
          <w:color w:val="000000"/>
          <w:lang w:eastAsia="ko-KR"/>
        </w:rPr>
        <w:t xml:space="preserve"> </w:t>
      </w:r>
      <w:r>
        <w:rPr>
          <w:rFonts w:hint="eastAsia"/>
          <w:color w:val="000000"/>
          <w:lang w:eastAsia="ko-KR"/>
        </w:rPr>
        <w:t>메뉴에</w:t>
      </w:r>
      <w:r>
        <w:rPr>
          <w:rFonts w:hint="eastAsia"/>
          <w:color w:val="000000"/>
          <w:lang w:eastAsia="ko-KR"/>
        </w:rPr>
        <w:t xml:space="preserve"> </w:t>
      </w:r>
      <w:r>
        <w:rPr>
          <w:rFonts w:hint="eastAsia"/>
          <w:color w:val="000000"/>
          <w:lang w:eastAsia="ko-KR"/>
        </w:rPr>
        <w:t>대한</w:t>
      </w:r>
      <w:r>
        <w:rPr>
          <w:rFonts w:hint="eastAsia"/>
          <w:color w:val="000000"/>
          <w:lang w:eastAsia="ko-KR"/>
        </w:rPr>
        <w:t xml:space="preserve"> </w:t>
      </w:r>
      <w:r>
        <w:rPr>
          <w:rFonts w:hint="eastAsia"/>
          <w:color w:val="000000"/>
          <w:lang w:eastAsia="ko-KR"/>
        </w:rPr>
        <w:t>사용자의</w:t>
      </w:r>
      <w:r>
        <w:rPr>
          <w:rFonts w:hint="eastAsia"/>
          <w:color w:val="000000"/>
          <w:lang w:eastAsia="ko-KR"/>
        </w:rPr>
        <w:t xml:space="preserve"> </w:t>
      </w:r>
      <w:r>
        <w:rPr>
          <w:rFonts w:hint="eastAsia"/>
          <w:color w:val="000000"/>
          <w:lang w:eastAsia="ko-KR"/>
        </w:rPr>
        <w:t>선호도는</w:t>
      </w:r>
      <w:r>
        <w:rPr>
          <w:rFonts w:hint="eastAsia"/>
          <w:color w:val="000000"/>
          <w:lang w:eastAsia="ko-KR"/>
        </w:rPr>
        <w:t xml:space="preserve">, </w:t>
      </w:r>
      <w:r>
        <w:rPr>
          <w:rFonts w:hint="eastAsia"/>
          <w:color w:val="000000"/>
          <w:lang w:eastAsia="ko-KR"/>
        </w:rPr>
        <w:t>제</w:t>
      </w:r>
      <w:r>
        <w:rPr>
          <w:rFonts w:hint="eastAsia"/>
          <w:color w:val="000000"/>
          <w:lang w:eastAsia="ko-KR"/>
        </w:rPr>
        <w:t xml:space="preserve">1 </w:t>
      </w:r>
      <w:r>
        <w:rPr>
          <w:rFonts w:hint="eastAsia"/>
          <w:color w:val="000000"/>
          <w:lang w:eastAsia="ko-KR"/>
        </w:rPr>
        <w:t>에지</w:t>
      </w:r>
      <w:r>
        <w:rPr>
          <w:rFonts w:hint="eastAsia"/>
          <w:color w:val="000000"/>
          <w:lang w:eastAsia="ko-KR"/>
        </w:rPr>
        <w:t xml:space="preserve"> </w:t>
      </w:r>
      <w:r>
        <w:rPr>
          <w:rFonts w:hint="eastAsia"/>
          <w:color w:val="000000"/>
          <w:lang w:eastAsia="ko-KR"/>
        </w:rPr>
        <w:t>가중치에</w:t>
      </w:r>
      <w:r>
        <w:rPr>
          <w:rFonts w:hint="eastAsia"/>
          <w:color w:val="000000"/>
          <w:lang w:eastAsia="ko-KR"/>
        </w:rPr>
        <w:t xml:space="preserve"> </w:t>
      </w:r>
      <w:r>
        <w:rPr>
          <w:rFonts w:hint="eastAsia"/>
          <w:color w:val="000000"/>
          <w:lang w:eastAsia="ko-KR"/>
        </w:rPr>
        <w:t>기초하여</w:t>
      </w:r>
      <w:r>
        <w:rPr>
          <w:rFonts w:hint="eastAsia"/>
          <w:color w:val="000000"/>
          <w:lang w:eastAsia="ko-KR"/>
        </w:rPr>
        <w:t xml:space="preserve"> </w:t>
      </w:r>
      <w:r>
        <w:rPr>
          <w:rFonts w:hint="eastAsia"/>
          <w:color w:val="000000"/>
          <w:lang w:eastAsia="ko-KR"/>
        </w:rPr>
        <w:t>평가될</w:t>
      </w:r>
      <w:r>
        <w:rPr>
          <w:rFonts w:hint="eastAsia"/>
          <w:color w:val="000000"/>
          <w:lang w:eastAsia="ko-KR"/>
        </w:rPr>
        <w:t xml:space="preserve"> </w:t>
      </w:r>
      <w:r>
        <w:rPr>
          <w:rFonts w:hint="eastAsia"/>
          <w:color w:val="000000"/>
          <w:lang w:eastAsia="ko-KR"/>
        </w:rPr>
        <w:t>수</w:t>
      </w:r>
      <w:r>
        <w:rPr>
          <w:rFonts w:hint="eastAsia"/>
          <w:color w:val="000000"/>
          <w:lang w:eastAsia="ko-KR"/>
        </w:rPr>
        <w:t xml:space="preserve"> </w:t>
      </w:r>
      <w:r>
        <w:rPr>
          <w:rFonts w:hint="eastAsia"/>
          <w:color w:val="000000"/>
          <w:lang w:eastAsia="ko-KR"/>
        </w:rPr>
        <w:t>있다</w:t>
      </w:r>
      <w:r>
        <w:rPr>
          <w:rFonts w:hint="eastAsia"/>
          <w:color w:val="000000"/>
          <w:lang w:eastAsia="ko-KR"/>
        </w:rPr>
        <w:t>.</w:t>
      </w:r>
    </w:p>
  </w:comment>
  <w:comment w:id="8" w:author="USER" w:date="2025-01-02T22:09:00Z" w:initials="U">
    <w:p w14:paraId="2E2ACC54" w14:textId="77777777" w:rsidR="00E34F53" w:rsidRDefault="00E34F53">
      <w:pPr>
        <w:pStyle w:val="ad"/>
        <w:rPr>
          <w:lang w:eastAsia="ko-KR"/>
        </w:rPr>
      </w:pPr>
      <w:r>
        <w:rPr>
          <w:rStyle w:val="ac"/>
        </w:rPr>
        <w:annotationRef/>
      </w:r>
      <w:r>
        <w:rPr>
          <w:rFonts w:hint="eastAsia"/>
          <w:lang w:eastAsia="ko-KR"/>
        </w:rPr>
        <w:t>발명자님의</w:t>
      </w:r>
      <w:r>
        <w:rPr>
          <w:rFonts w:hint="eastAsia"/>
          <w:lang w:eastAsia="ko-KR"/>
        </w:rPr>
        <w:t xml:space="preserve"> </w:t>
      </w:r>
      <w:r>
        <w:rPr>
          <w:rFonts w:hint="eastAsia"/>
          <w:lang w:eastAsia="ko-KR"/>
        </w:rPr>
        <w:t>의견을</w:t>
      </w:r>
      <w:r>
        <w:rPr>
          <w:rFonts w:hint="eastAsia"/>
          <w:lang w:eastAsia="ko-KR"/>
        </w:rPr>
        <w:t xml:space="preserve"> </w:t>
      </w:r>
      <w:r>
        <w:rPr>
          <w:rFonts w:hint="eastAsia"/>
          <w:lang w:eastAsia="ko-KR"/>
        </w:rPr>
        <w:t>참조하여</w:t>
      </w:r>
      <w:r>
        <w:rPr>
          <w:rFonts w:hint="eastAsia"/>
          <w:lang w:eastAsia="ko-KR"/>
        </w:rPr>
        <w:t>,</w:t>
      </w:r>
      <w:r>
        <w:rPr>
          <w:lang w:eastAsia="ko-KR"/>
        </w:rPr>
        <w:t xml:space="preserve"> </w:t>
      </w:r>
      <w:r>
        <w:rPr>
          <w:rFonts w:hint="eastAsia"/>
          <w:lang w:eastAsia="ko-KR"/>
        </w:rPr>
        <w:t>그래프</w:t>
      </w:r>
      <w:r>
        <w:rPr>
          <w:rFonts w:hint="eastAsia"/>
          <w:lang w:eastAsia="ko-KR"/>
        </w:rPr>
        <w:t xml:space="preserve"> </w:t>
      </w:r>
      <w:r>
        <w:rPr>
          <w:rFonts w:hint="eastAsia"/>
          <w:lang w:eastAsia="ko-KR"/>
        </w:rPr>
        <w:t>정보에</w:t>
      </w:r>
      <w:r>
        <w:rPr>
          <w:rFonts w:hint="eastAsia"/>
          <w:lang w:eastAsia="ko-KR"/>
        </w:rPr>
        <w:t xml:space="preserve"> </w:t>
      </w:r>
      <w:r>
        <w:rPr>
          <w:rFonts w:hint="eastAsia"/>
          <w:lang w:eastAsia="ko-KR"/>
        </w:rPr>
        <w:t>포함된</w:t>
      </w:r>
      <w:r>
        <w:rPr>
          <w:lang w:eastAsia="ko-KR"/>
        </w:rPr>
        <w:t xml:space="preserve"> </w:t>
      </w:r>
      <w:r>
        <w:rPr>
          <w:rFonts w:hint="eastAsia"/>
          <w:lang w:eastAsia="ko-KR"/>
        </w:rPr>
        <w:t>각</w:t>
      </w:r>
      <w:r>
        <w:rPr>
          <w:rFonts w:hint="eastAsia"/>
          <w:lang w:eastAsia="ko-KR"/>
        </w:rPr>
        <w:t xml:space="preserve"> </w:t>
      </w:r>
      <w:r>
        <w:rPr>
          <w:rFonts w:hint="eastAsia"/>
          <w:lang w:eastAsia="ko-KR"/>
        </w:rPr>
        <w:t>노드의</w:t>
      </w:r>
      <w:r>
        <w:rPr>
          <w:rFonts w:hint="eastAsia"/>
          <w:lang w:eastAsia="ko-KR"/>
        </w:rPr>
        <w:t xml:space="preserve"> </w:t>
      </w:r>
      <w:r>
        <w:rPr>
          <w:rFonts w:hint="eastAsia"/>
          <w:lang w:eastAsia="ko-KR"/>
        </w:rPr>
        <w:t>특성</w:t>
      </w:r>
      <w:r>
        <w:rPr>
          <w:rFonts w:hint="eastAsia"/>
          <w:lang w:eastAsia="ko-KR"/>
        </w:rPr>
        <w:t xml:space="preserve"> </w:t>
      </w:r>
      <w:r>
        <w:rPr>
          <w:rFonts w:hint="eastAsia"/>
          <w:lang w:eastAsia="ko-KR"/>
        </w:rPr>
        <w:t>벡터와</w:t>
      </w:r>
      <w:r>
        <w:rPr>
          <w:rFonts w:hint="eastAsia"/>
          <w:lang w:eastAsia="ko-KR"/>
        </w:rPr>
        <w:t xml:space="preserve"> </w:t>
      </w:r>
      <w:r>
        <w:rPr>
          <w:rFonts w:hint="eastAsia"/>
          <w:lang w:eastAsia="ko-KR"/>
        </w:rPr>
        <w:t>관련된</w:t>
      </w:r>
      <w:r>
        <w:rPr>
          <w:rFonts w:hint="eastAsia"/>
          <w:lang w:eastAsia="ko-KR"/>
        </w:rPr>
        <w:t xml:space="preserve"> </w:t>
      </w:r>
      <w:r>
        <w:rPr>
          <w:rFonts w:hint="eastAsia"/>
          <w:lang w:eastAsia="ko-KR"/>
        </w:rPr>
        <w:t>전처리의</w:t>
      </w:r>
      <w:r>
        <w:rPr>
          <w:rFonts w:hint="eastAsia"/>
          <w:lang w:eastAsia="ko-KR"/>
        </w:rPr>
        <w:t xml:space="preserve"> </w:t>
      </w:r>
      <w:r>
        <w:rPr>
          <w:rFonts w:hint="eastAsia"/>
          <w:lang w:eastAsia="ko-KR"/>
        </w:rPr>
        <w:t>기재를</w:t>
      </w:r>
      <w:r>
        <w:rPr>
          <w:rFonts w:hint="eastAsia"/>
          <w:lang w:eastAsia="ko-KR"/>
        </w:rPr>
        <w:t xml:space="preserve"> </w:t>
      </w:r>
      <w:r>
        <w:rPr>
          <w:rFonts w:hint="eastAsia"/>
          <w:lang w:eastAsia="ko-KR"/>
        </w:rPr>
        <w:t>추가하였습니다</w:t>
      </w:r>
      <w:r>
        <w:rPr>
          <w:rFonts w:hint="eastAsia"/>
          <w:lang w:eastAsia="ko-KR"/>
        </w:rPr>
        <w:t>.</w:t>
      </w:r>
      <w:r>
        <w:rPr>
          <w:lang w:eastAsia="ko-KR"/>
        </w:rPr>
        <w:t xml:space="preserve"> </w:t>
      </w:r>
      <w:r>
        <w:rPr>
          <w:lang w:eastAsia="ko-KR"/>
        </w:rPr>
        <w:br/>
      </w:r>
    </w:p>
    <w:p w14:paraId="7DB7009B" w14:textId="62FC42A5" w:rsidR="00E34F53" w:rsidRDefault="00E34F53">
      <w:pPr>
        <w:pStyle w:val="ad"/>
        <w:rPr>
          <w:rFonts w:hint="eastAsia"/>
          <w:lang w:eastAsia="ko-KR"/>
        </w:rPr>
      </w:pPr>
      <w:r>
        <w:rPr>
          <w:rFonts w:hint="eastAsia"/>
          <w:lang w:eastAsia="ko-KR"/>
        </w:rPr>
        <w:t>다만</w:t>
      </w:r>
      <w:r>
        <w:rPr>
          <w:rFonts w:hint="eastAsia"/>
          <w:lang w:eastAsia="ko-KR"/>
        </w:rPr>
        <w:t>,</w:t>
      </w:r>
      <w:r>
        <w:rPr>
          <w:lang w:eastAsia="ko-KR"/>
        </w:rPr>
        <w:t xml:space="preserve"> </w:t>
      </w:r>
      <w:r>
        <w:rPr>
          <w:rFonts w:hint="eastAsia"/>
          <w:lang w:eastAsia="ko-KR"/>
        </w:rPr>
        <w:t>현재</w:t>
      </w:r>
      <w:r>
        <w:rPr>
          <w:rFonts w:hint="eastAsia"/>
          <w:lang w:eastAsia="ko-KR"/>
        </w:rPr>
        <w:t xml:space="preserve"> </w:t>
      </w:r>
      <w:r>
        <w:rPr>
          <w:rFonts w:hint="eastAsia"/>
          <w:lang w:eastAsia="ko-KR"/>
        </w:rPr>
        <w:t>페이지</w:t>
      </w:r>
      <w:r>
        <w:rPr>
          <w:rFonts w:hint="eastAsia"/>
          <w:lang w:eastAsia="ko-KR"/>
        </w:rPr>
        <w:t>(</w:t>
      </w:r>
      <w:r>
        <w:rPr>
          <w:lang w:eastAsia="ko-KR"/>
        </w:rPr>
        <w:t>p. 6)</w:t>
      </w:r>
      <w:r>
        <w:rPr>
          <w:rFonts w:hint="eastAsia"/>
          <w:lang w:eastAsia="ko-KR"/>
        </w:rPr>
        <w:t>은</w:t>
      </w:r>
      <w:r>
        <w:rPr>
          <w:rFonts w:hint="eastAsia"/>
          <w:lang w:eastAsia="ko-KR"/>
        </w:rPr>
        <w:t xml:space="preserve"> </w:t>
      </w:r>
      <w:r>
        <w:rPr>
          <w:rFonts w:hint="eastAsia"/>
          <w:lang w:eastAsia="ko-KR"/>
        </w:rPr>
        <w:t>청구항의</w:t>
      </w:r>
      <w:r>
        <w:rPr>
          <w:rFonts w:hint="eastAsia"/>
          <w:lang w:eastAsia="ko-KR"/>
        </w:rPr>
        <w:t xml:space="preserve"> </w:t>
      </w:r>
      <w:r>
        <w:rPr>
          <w:rFonts w:hint="eastAsia"/>
          <w:lang w:eastAsia="ko-KR"/>
        </w:rPr>
        <w:t>뒷받침을</w:t>
      </w:r>
      <w:r>
        <w:rPr>
          <w:rFonts w:hint="eastAsia"/>
          <w:lang w:eastAsia="ko-KR"/>
        </w:rPr>
        <w:t xml:space="preserve"> </w:t>
      </w:r>
      <w:r>
        <w:rPr>
          <w:rFonts w:hint="eastAsia"/>
          <w:lang w:eastAsia="ko-KR"/>
        </w:rPr>
        <w:t>위하여</w:t>
      </w:r>
      <w:r>
        <w:rPr>
          <w:rFonts w:hint="eastAsia"/>
          <w:lang w:eastAsia="ko-KR"/>
        </w:rPr>
        <w:t xml:space="preserve"> </w:t>
      </w:r>
      <w:r>
        <w:rPr>
          <w:rFonts w:hint="eastAsia"/>
          <w:lang w:eastAsia="ko-KR"/>
        </w:rPr>
        <w:t>기재하는</w:t>
      </w:r>
      <w:r>
        <w:rPr>
          <w:rFonts w:hint="eastAsia"/>
          <w:lang w:eastAsia="ko-KR"/>
        </w:rPr>
        <w:t xml:space="preserve"> </w:t>
      </w:r>
      <w:r>
        <w:rPr>
          <w:rFonts w:hint="eastAsia"/>
          <w:lang w:eastAsia="ko-KR"/>
        </w:rPr>
        <w:t>영역으로</w:t>
      </w:r>
      <w:r>
        <w:rPr>
          <w:rFonts w:hint="eastAsia"/>
          <w:lang w:eastAsia="ko-KR"/>
        </w:rPr>
        <w:t>,</w:t>
      </w:r>
      <w:r>
        <w:rPr>
          <w:lang w:eastAsia="ko-KR"/>
        </w:rPr>
        <w:t xml:space="preserve"> </w:t>
      </w:r>
      <w:r>
        <w:rPr>
          <w:rFonts w:hint="eastAsia"/>
          <w:lang w:eastAsia="ko-KR"/>
        </w:rPr>
        <w:t>해당</w:t>
      </w:r>
      <w:r>
        <w:rPr>
          <w:rFonts w:hint="eastAsia"/>
          <w:lang w:eastAsia="ko-KR"/>
        </w:rPr>
        <w:t xml:space="preserve"> </w:t>
      </w:r>
      <w:r>
        <w:rPr>
          <w:rFonts w:hint="eastAsia"/>
          <w:lang w:eastAsia="ko-KR"/>
        </w:rPr>
        <w:t>메모를</w:t>
      </w:r>
      <w:r>
        <w:rPr>
          <w:rFonts w:hint="eastAsia"/>
          <w:lang w:eastAsia="ko-KR"/>
        </w:rPr>
        <w:t xml:space="preserve"> </w:t>
      </w:r>
      <w:r>
        <w:rPr>
          <w:rFonts w:hint="eastAsia"/>
          <w:lang w:eastAsia="ko-KR"/>
        </w:rPr>
        <w:t>반영하여</w:t>
      </w:r>
      <w:r>
        <w:rPr>
          <w:rFonts w:hint="eastAsia"/>
          <w:lang w:eastAsia="ko-KR"/>
        </w:rPr>
        <w:t xml:space="preserve"> </w:t>
      </w:r>
      <w:r>
        <w:rPr>
          <w:rFonts w:hint="eastAsia"/>
          <w:lang w:eastAsia="ko-KR"/>
        </w:rPr>
        <w:t>추가하는</w:t>
      </w:r>
      <w:r>
        <w:rPr>
          <w:rFonts w:hint="eastAsia"/>
          <w:lang w:eastAsia="ko-KR"/>
        </w:rPr>
        <w:t xml:space="preserve"> </w:t>
      </w:r>
      <w:r>
        <w:rPr>
          <w:rFonts w:hint="eastAsia"/>
          <w:lang w:eastAsia="ko-KR"/>
        </w:rPr>
        <w:t>영역은</w:t>
      </w:r>
      <w:r>
        <w:rPr>
          <w:rFonts w:hint="eastAsia"/>
          <w:lang w:eastAsia="ko-KR"/>
        </w:rPr>
        <w:t xml:space="preserve"> </w:t>
      </w:r>
      <w:r>
        <w:rPr>
          <w:rFonts w:hint="eastAsia"/>
          <w:lang w:eastAsia="ko-KR"/>
        </w:rPr>
        <w:t>추후</w:t>
      </w:r>
      <w:r>
        <w:rPr>
          <w:rFonts w:hint="eastAsia"/>
          <w:lang w:eastAsia="ko-KR"/>
        </w:rPr>
        <w:t xml:space="preserve"> </w:t>
      </w:r>
      <w:r>
        <w:rPr>
          <w:rFonts w:hint="eastAsia"/>
          <w:lang w:eastAsia="ko-KR"/>
        </w:rPr>
        <w:t>활용을</w:t>
      </w:r>
      <w:r>
        <w:rPr>
          <w:rFonts w:hint="eastAsia"/>
          <w:lang w:eastAsia="ko-KR"/>
        </w:rPr>
        <w:t xml:space="preserve"> </w:t>
      </w:r>
      <w:r>
        <w:rPr>
          <w:rFonts w:hint="eastAsia"/>
          <w:lang w:eastAsia="ko-KR"/>
        </w:rPr>
        <w:t>위하여</w:t>
      </w:r>
      <w:r>
        <w:rPr>
          <w:rFonts w:hint="eastAsia"/>
          <w:lang w:eastAsia="ko-KR"/>
        </w:rPr>
        <w:t xml:space="preserve"> </w:t>
      </w:r>
      <w:r>
        <w:rPr>
          <w:rFonts w:hint="eastAsia"/>
          <w:lang w:eastAsia="ko-KR"/>
        </w:rPr>
        <w:t>발명의</w:t>
      </w:r>
      <w:r>
        <w:rPr>
          <w:rFonts w:hint="eastAsia"/>
          <w:lang w:eastAsia="ko-KR"/>
        </w:rPr>
        <w:t xml:space="preserve"> </w:t>
      </w:r>
      <w:r>
        <w:rPr>
          <w:rFonts w:hint="eastAsia"/>
          <w:lang w:eastAsia="ko-KR"/>
        </w:rPr>
        <w:t>설명</w:t>
      </w:r>
      <w:r>
        <w:rPr>
          <w:rFonts w:hint="eastAsia"/>
          <w:lang w:eastAsia="ko-KR"/>
        </w:rPr>
        <w:t xml:space="preserve"> </w:t>
      </w:r>
      <w:r>
        <w:rPr>
          <w:rFonts w:hint="eastAsia"/>
          <w:lang w:eastAsia="ko-KR"/>
        </w:rPr>
        <w:t>중</w:t>
      </w:r>
      <w:r>
        <w:rPr>
          <w:rFonts w:hint="eastAsia"/>
          <w:lang w:eastAsia="ko-KR"/>
        </w:rPr>
        <w:t xml:space="preserve"> p</w:t>
      </w:r>
      <w:r>
        <w:rPr>
          <w:lang w:eastAsia="ko-KR"/>
        </w:rPr>
        <w:t>.40</w:t>
      </w:r>
      <w:r>
        <w:rPr>
          <w:rFonts w:hint="eastAsia"/>
          <w:lang w:eastAsia="ko-KR"/>
        </w:rPr>
        <w:t>에</w:t>
      </w:r>
      <w:r>
        <w:rPr>
          <w:rFonts w:hint="eastAsia"/>
          <w:lang w:eastAsia="ko-KR"/>
        </w:rPr>
        <w:t xml:space="preserve"> </w:t>
      </w:r>
      <w:r>
        <w:rPr>
          <w:rFonts w:hint="eastAsia"/>
          <w:lang w:eastAsia="ko-KR"/>
        </w:rPr>
        <w:t>기재하였습니다</w:t>
      </w:r>
      <w:r>
        <w:rPr>
          <w:rFonts w:hint="eastAsia"/>
          <w:lang w:eastAsia="ko-KR"/>
        </w:rPr>
        <w:t>.</w:t>
      </w:r>
    </w:p>
  </w:comment>
  <w:comment w:id="9" w:author="USER" w:date="2024-12-07T17:07:00Z" w:initials="U">
    <w:p w14:paraId="35FF2C32" w14:textId="119EB461" w:rsidR="004B1812" w:rsidRPr="004B1812" w:rsidRDefault="004B1812">
      <w:pPr>
        <w:pStyle w:val="ad"/>
        <w:rPr>
          <w:rFonts w:asciiTheme="minorHAnsi" w:eastAsiaTheme="minorHAnsi" w:hAnsiTheme="minorHAnsi"/>
          <w:lang w:eastAsia="ko-KR"/>
        </w:rPr>
      </w:pPr>
      <w:r>
        <w:rPr>
          <w:rStyle w:val="ac"/>
        </w:rPr>
        <w:annotationRef/>
      </w:r>
      <w:r w:rsidRPr="002E58A4">
        <w:rPr>
          <w:rStyle w:val="ac"/>
          <w:rFonts w:asciiTheme="minorHAnsi" w:eastAsiaTheme="minorHAnsi" w:hAnsiTheme="minorHAnsi"/>
        </w:rPr>
        <w:annotationRef/>
      </w:r>
      <w:r w:rsidRPr="002E58A4">
        <w:rPr>
          <w:rFonts w:asciiTheme="minorHAnsi" w:eastAsiaTheme="minorHAnsi" w:hAnsiTheme="minorHAnsi" w:hint="eastAsia"/>
          <w:lang w:eastAsia="ko-KR"/>
        </w:rPr>
        <w:t>아래의 기재는,</w:t>
      </w:r>
      <w:r w:rsidRPr="002E58A4">
        <w:rPr>
          <w:rFonts w:asciiTheme="minorHAnsi" w:eastAsiaTheme="minorHAnsi" w:hAnsiTheme="minorHAnsi"/>
          <w:lang w:eastAsia="ko-KR"/>
        </w:rPr>
        <w:t xml:space="preserve"> </w:t>
      </w:r>
      <w:r w:rsidRPr="002E58A4">
        <w:rPr>
          <w:rFonts w:asciiTheme="minorHAnsi" w:eastAsiaTheme="minorHAnsi" w:hAnsiTheme="minorHAnsi" w:hint="eastAsia"/>
          <w:lang w:eastAsia="ko-KR"/>
        </w:rPr>
        <w:t>추후 권리 활용이나,</w:t>
      </w:r>
      <w:r w:rsidRPr="002E58A4">
        <w:rPr>
          <w:rFonts w:asciiTheme="minorHAnsi" w:eastAsiaTheme="minorHAnsi" w:hAnsiTheme="minorHAnsi"/>
          <w:lang w:eastAsia="ko-KR"/>
        </w:rPr>
        <w:t xml:space="preserve"> </w:t>
      </w:r>
      <w:r w:rsidRPr="002E58A4">
        <w:rPr>
          <w:rFonts w:asciiTheme="minorHAnsi" w:eastAsiaTheme="minorHAnsi" w:hAnsiTheme="minorHAnsi" w:hint="eastAsia"/>
          <w:lang w:eastAsia="ko-KR"/>
        </w:rPr>
        <w:t>등록 단계에서 유리하게 활용될 수 있도록 기본적으로 기재한 내용입니다.</w:t>
      </w:r>
      <w:r w:rsidRPr="002E58A4">
        <w:rPr>
          <w:rFonts w:asciiTheme="minorHAnsi" w:eastAsiaTheme="minorHAnsi" w:hAnsiTheme="minorHAnsi"/>
          <w:lang w:eastAsia="ko-KR"/>
        </w:rPr>
        <w:t xml:space="preserve"> </w:t>
      </w:r>
      <w:r w:rsidRPr="002E58A4">
        <w:rPr>
          <w:rFonts w:asciiTheme="minorHAnsi" w:eastAsiaTheme="minorHAnsi" w:hAnsiTheme="minorHAnsi" w:hint="eastAsia"/>
          <w:lang w:eastAsia="ko-KR"/>
        </w:rPr>
        <w:t>따라서,</w:t>
      </w:r>
      <w:r w:rsidRPr="002E58A4">
        <w:rPr>
          <w:rFonts w:asciiTheme="minorHAnsi" w:eastAsiaTheme="minorHAnsi" w:hAnsiTheme="minorHAnsi"/>
          <w:lang w:eastAsia="ko-KR"/>
        </w:rPr>
        <w:t xml:space="preserve"> </w:t>
      </w:r>
      <w:r w:rsidRPr="002E58A4">
        <w:rPr>
          <w:rFonts w:asciiTheme="minorHAnsi" w:eastAsiaTheme="minorHAnsi" w:hAnsiTheme="minorHAnsi" w:hint="eastAsia"/>
          <w:lang w:eastAsia="ko-KR"/>
        </w:rPr>
        <w:t xml:space="preserve">구체적인 내용은 도 </w:t>
      </w:r>
      <w:r w:rsidRPr="002E58A4">
        <w:rPr>
          <w:rFonts w:asciiTheme="minorHAnsi" w:eastAsiaTheme="minorHAnsi" w:hAnsiTheme="minorHAnsi"/>
          <w:lang w:eastAsia="ko-KR"/>
        </w:rPr>
        <w:t>1</w:t>
      </w:r>
      <w:r w:rsidRPr="002E58A4">
        <w:rPr>
          <w:rFonts w:asciiTheme="minorHAnsi" w:eastAsiaTheme="minorHAnsi" w:hAnsiTheme="minorHAnsi" w:hint="eastAsia"/>
          <w:lang w:eastAsia="ko-KR"/>
        </w:rPr>
        <w:t>의 설명부터 검토해주시면 될 것 같습니다.</w:t>
      </w:r>
    </w:p>
  </w:comment>
  <w:comment w:id="10" w:author="Heejeong Hwang" w:date="2024-12-16T20:48:00Z" w:initials="HH">
    <w:p w14:paraId="054ED511" w14:textId="77777777" w:rsidR="00C9359E" w:rsidRDefault="00C9359E" w:rsidP="00C9359E">
      <w:pPr>
        <w:rPr>
          <w:lang w:eastAsia="ko-KR"/>
        </w:rPr>
      </w:pPr>
      <w:r>
        <w:rPr>
          <w:rStyle w:val="ac"/>
        </w:rPr>
        <w:annotationRef/>
      </w:r>
      <w:r>
        <w:rPr>
          <w:rFonts w:hint="eastAsia"/>
          <w:color w:val="000000"/>
          <w:lang w:eastAsia="ko-KR"/>
        </w:rPr>
        <w:t>아래와</w:t>
      </w:r>
      <w:r>
        <w:rPr>
          <w:rFonts w:hint="eastAsia"/>
          <w:color w:val="000000"/>
          <w:lang w:eastAsia="ko-KR"/>
        </w:rPr>
        <w:t xml:space="preserve"> </w:t>
      </w:r>
      <w:r>
        <w:rPr>
          <w:rFonts w:hint="eastAsia"/>
          <w:color w:val="000000"/>
          <w:lang w:eastAsia="ko-KR"/>
        </w:rPr>
        <w:t>같이</w:t>
      </w:r>
      <w:r>
        <w:rPr>
          <w:rFonts w:hint="eastAsia"/>
          <w:color w:val="000000"/>
          <w:lang w:eastAsia="ko-KR"/>
        </w:rPr>
        <w:t xml:space="preserve"> </w:t>
      </w:r>
      <w:r>
        <w:rPr>
          <w:rFonts w:hint="eastAsia"/>
          <w:color w:val="000000"/>
          <w:lang w:eastAsia="ko-KR"/>
        </w:rPr>
        <w:t>구체적으로</w:t>
      </w:r>
      <w:r>
        <w:rPr>
          <w:rFonts w:hint="eastAsia"/>
          <w:color w:val="000000"/>
          <w:lang w:eastAsia="ko-KR"/>
        </w:rPr>
        <w:t xml:space="preserve"> </w:t>
      </w:r>
      <w:r>
        <w:rPr>
          <w:rFonts w:hint="eastAsia"/>
          <w:color w:val="000000"/>
          <w:lang w:eastAsia="ko-KR"/>
        </w:rPr>
        <w:t>작성하면</w:t>
      </w:r>
      <w:r>
        <w:rPr>
          <w:rFonts w:hint="eastAsia"/>
          <w:color w:val="000000"/>
          <w:lang w:eastAsia="ko-KR"/>
        </w:rPr>
        <w:t xml:space="preserve"> </w:t>
      </w:r>
      <w:r>
        <w:rPr>
          <w:rFonts w:hint="eastAsia"/>
          <w:color w:val="000000"/>
          <w:lang w:eastAsia="ko-KR"/>
        </w:rPr>
        <w:t>범위가</w:t>
      </w:r>
      <w:r>
        <w:rPr>
          <w:rFonts w:hint="eastAsia"/>
          <w:color w:val="000000"/>
          <w:lang w:eastAsia="ko-KR"/>
        </w:rPr>
        <w:t xml:space="preserve"> </w:t>
      </w:r>
      <w:r>
        <w:rPr>
          <w:rFonts w:hint="eastAsia"/>
          <w:color w:val="000000"/>
          <w:lang w:eastAsia="ko-KR"/>
        </w:rPr>
        <w:t>너무</w:t>
      </w:r>
      <w:r>
        <w:rPr>
          <w:rFonts w:hint="eastAsia"/>
          <w:color w:val="000000"/>
          <w:lang w:eastAsia="ko-KR"/>
        </w:rPr>
        <w:t xml:space="preserve"> </w:t>
      </w:r>
      <w:proofErr w:type="spellStart"/>
      <w:proofErr w:type="gramStart"/>
      <w:r>
        <w:rPr>
          <w:rFonts w:hint="eastAsia"/>
          <w:color w:val="000000"/>
          <w:lang w:eastAsia="ko-KR"/>
        </w:rPr>
        <w:t>좁아지는걸까요</w:t>
      </w:r>
      <w:proofErr w:type="spellEnd"/>
      <w:proofErr w:type="gramEnd"/>
      <w:r>
        <w:rPr>
          <w:rFonts w:hint="eastAsia"/>
          <w:color w:val="000000"/>
          <w:lang w:eastAsia="ko-KR"/>
        </w:rPr>
        <w:t>?</w:t>
      </w:r>
    </w:p>
    <w:p w14:paraId="3C5094D0" w14:textId="77777777" w:rsidR="00C9359E" w:rsidRDefault="00C9359E" w:rsidP="00C9359E">
      <w:pPr>
        <w:rPr>
          <w:lang w:eastAsia="ko-KR"/>
        </w:rPr>
      </w:pPr>
    </w:p>
    <w:p w14:paraId="7A69CCC5" w14:textId="77777777" w:rsidR="00C9359E" w:rsidRDefault="00C9359E" w:rsidP="00C9359E">
      <w:pPr>
        <w:rPr>
          <w:lang w:eastAsia="ko-KR"/>
        </w:rPr>
      </w:pPr>
      <w:r>
        <w:rPr>
          <w:rFonts w:hint="eastAsia"/>
          <w:color w:val="000000"/>
          <w:lang w:eastAsia="ko-KR"/>
        </w:rPr>
        <w:t>본</w:t>
      </w:r>
      <w:r>
        <w:rPr>
          <w:rFonts w:hint="eastAsia"/>
          <w:color w:val="000000"/>
          <w:lang w:eastAsia="ko-KR"/>
        </w:rPr>
        <w:t xml:space="preserve"> </w:t>
      </w:r>
      <w:r>
        <w:rPr>
          <w:rFonts w:hint="eastAsia"/>
          <w:color w:val="000000"/>
          <w:lang w:eastAsia="ko-KR"/>
        </w:rPr>
        <w:t>개시의</w:t>
      </w:r>
      <w:r>
        <w:rPr>
          <w:rFonts w:hint="eastAsia"/>
          <w:color w:val="000000"/>
          <w:lang w:eastAsia="ko-KR"/>
        </w:rPr>
        <w:t xml:space="preserve"> </w:t>
      </w:r>
      <w:r>
        <w:rPr>
          <w:rFonts w:hint="eastAsia"/>
          <w:color w:val="000000"/>
          <w:lang w:eastAsia="ko-KR"/>
        </w:rPr>
        <w:t>일</w:t>
      </w:r>
      <w:r>
        <w:rPr>
          <w:rFonts w:hint="eastAsia"/>
          <w:color w:val="000000"/>
          <w:lang w:eastAsia="ko-KR"/>
        </w:rPr>
        <w:t xml:space="preserve"> </w:t>
      </w:r>
      <w:r>
        <w:rPr>
          <w:rFonts w:hint="eastAsia"/>
          <w:color w:val="000000"/>
          <w:lang w:eastAsia="ko-KR"/>
        </w:rPr>
        <w:t>실시예에서</w:t>
      </w:r>
      <w:r>
        <w:rPr>
          <w:rFonts w:hint="eastAsia"/>
          <w:color w:val="000000"/>
          <w:lang w:eastAsia="ko-KR"/>
        </w:rPr>
        <w:t xml:space="preserve">, </w:t>
      </w:r>
      <w:r>
        <w:rPr>
          <w:rFonts w:hint="eastAsia"/>
          <w:color w:val="000000"/>
          <w:lang w:eastAsia="ko-KR"/>
        </w:rPr>
        <w:t>복수의</w:t>
      </w:r>
      <w:r>
        <w:rPr>
          <w:rFonts w:hint="eastAsia"/>
          <w:color w:val="000000"/>
          <w:lang w:eastAsia="ko-KR"/>
        </w:rPr>
        <w:t xml:space="preserve"> </w:t>
      </w:r>
      <w:r>
        <w:rPr>
          <w:rFonts w:hint="eastAsia"/>
          <w:color w:val="000000"/>
          <w:lang w:eastAsia="ko-KR"/>
        </w:rPr>
        <w:t>후보</w:t>
      </w:r>
      <w:r>
        <w:rPr>
          <w:rFonts w:hint="eastAsia"/>
          <w:color w:val="000000"/>
          <w:lang w:eastAsia="ko-KR"/>
        </w:rPr>
        <w:t xml:space="preserve"> </w:t>
      </w:r>
      <w:r>
        <w:rPr>
          <w:rFonts w:hint="eastAsia"/>
          <w:color w:val="000000"/>
          <w:lang w:eastAsia="ko-KR"/>
        </w:rPr>
        <w:t>식사</w:t>
      </w:r>
      <w:r>
        <w:rPr>
          <w:rFonts w:hint="eastAsia"/>
          <w:color w:val="000000"/>
          <w:lang w:eastAsia="ko-KR"/>
        </w:rPr>
        <w:t xml:space="preserve"> </w:t>
      </w:r>
      <w:r>
        <w:rPr>
          <w:rFonts w:hint="eastAsia"/>
          <w:color w:val="000000"/>
          <w:lang w:eastAsia="ko-KR"/>
        </w:rPr>
        <w:t>유형들은</w:t>
      </w:r>
      <w:r>
        <w:rPr>
          <w:rFonts w:hint="eastAsia"/>
          <w:color w:val="000000"/>
          <w:lang w:eastAsia="ko-KR"/>
        </w:rPr>
        <w:t xml:space="preserve"> A</w:t>
      </w:r>
      <w:r>
        <w:rPr>
          <w:rFonts w:hint="eastAsia"/>
          <w:color w:val="000000"/>
          <w:lang w:eastAsia="ko-KR"/>
        </w:rPr>
        <w:t>형</w:t>
      </w:r>
      <w:r>
        <w:rPr>
          <w:rFonts w:hint="eastAsia"/>
          <w:color w:val="000000"/>
          <w:lang w:eastAsia="ko-KR"/>
        </w:rPr>
        <w:t>, B</w:t>
      </w:r>
      <w:r>
        <w:rPr>
          <w:rFonts w:hint="eastAsia"/>
          <w:color w:val="000000"/>
          <w:lang w:eastAsia="ko-KR"/>
        </w:rPr>
        <w:t>형</w:t>
      </w:r>
      <w:r>
        <w:rPr>
          <w:rFonts w:hint="eastAsia"/>
          <w:color w:val="000000"/>
          <w:lang w:eastAsia="ko-KR"/>
        </w:rPr>
        <w:t>, C</w:t>
      </w:r>
      <w:r>
        <w:rPr>
          <w:rFonts w:hint="eastAsia"/>
          <w:color w:val="000000"/>
          <w:lang w:eastAsia="ko-KR"/>
        </w:rPr>
        <w:t>형</w:t>
      </w:r>
      <w:r>
        <w:rPr>
          <w:rFonts w:hint="eastAsia"/>
          <w:color w:val="000000"/>
          <w:lang w:eastAsia="ko-KR"/>
        </w:rPr>
        <w:t>, D</w:t>
      </w:r>
      <w:r>
        <w:rPr>
          <w:rFonts w:hint="eastAsia"/>
          <w:color w:val="000000"/>
          <w:lang w:eastAsia="ko-KR"/>
        </w:rPr>
        <w:t>형</w:t>
      </w:r>
      <w:r>
        <w:rPr>
          <w:rFonts w:hint="eastAsia"/>
          <w:color w:val="000000"/>
          <w:lang w:eastAsia="ko-KR"/>
        </w:rPr>
        <w:t>, E</w:t>
      </w:r>
      <w:r>
        <w:rPr>
          <w:rFonts w:hint="eastAsia"/>
          <w:color w:val="000000"/>
          <w:lang w:eastAsia="ko-KR"/>
        </w:rPr>
        <w:t>형</w:t>
      </w:r>
      <w:r>
        <w:rPr>
          <w:rFonts w:hint="eastAsia"/>
          <w:color w:val="000000"/>
          <w:lang w:eastAsia="ko-KR"/>
        </w:rPr>
        <w:t>, F</w:t>
      </w:r>
      <w:r>
        <w:rPr>
          <w:rFonts w:hint="eastAsia"/>
          <w:color w:val="000000"/>
          <w:lang w:eastAsia="ko-KR"/>
        </w:rPr>
        <w:t>형을</w:t>
      </w:r>
      <w:r>
        <w:rPr>
          <w:rFonts w:hint="eastAsia"/>
          <w:color w:val="000000"/>
          <w:lang w:eastAsia="ko-KR"/>
        </w:rPr>
        <w:t xml:space="preserve"> </w:t>
      </w:r>
      <w:r>
        <w:rPr>
          <w:rFonts w:hint="eastAsia"/>
          <w:color w:val="000000"/>
          <w:lang w:eastAsia="ko-KR"/>
        </w:rPr>
        <w:t>포함하며</w:t>
      </w:r>
      <w:r>
        <w:rPr>
          <w:rFonts w:hint="eastAsia"/>
          <w:color w:val="000000"/>
          <w:lang w:eastAsia="ko-KR"/>
        </w:rPr>
        <w:t xml:space="preserve">, </w:t>
      </w:r>
      <w:r>
        <w:rPr>
          <w:rFonts w:hint="eastAsia"/>
          <w:color w:val="000000"/>
          <w:lang w:eastAsia="ko-KR"/>
        </w:rPr>
        <w:t>각</w:t>
      </w:r>
      <w:r>
        <w:rPr>
          <w:rFonts w:hint="eastAsia"/>
          <w:color w:val="000000"/>
          <w:lang w:eastAsia="ko-KR"/>
        </w:rPr>
        <w:t xml:space="preserve"> </w:t>
      </w:r>
      <w:r>
        <w:rPr>
          <w:rFonts w:hint="eastAsia"/>
          <w:color w:val="000000"/>
          <w:lang w:eastAsia="ko-KR"/>
        </w:rPr>
        <w:t>유형은</w:t>
      </w:r>
      <w:r>
        <w:rPr>
          <w:rFonts w:hint="eastAsia"/>
          <w:color w:val="000000"/>
          <w:lang w:eastAsia="ko-KR"/>
        </w:rPr>
        <w:t xml:space="preserve"> </w:t>
      </w:r>
      <w:r>
        <w:rPr>
          <w:rFonts w:hint="eastAsia"/>
          <w:color w:val="000000"/>
          <w:lang w:eastAsia="ko-KR"/>
        </w:rPr>
        <w:t>다음과</w:t>
      </w:r>
      <w:r>
        <w:rPr>
          <w:rFonts w:hint="eastAsia"/>
          <w:color w:val="000000"/>
          <w:lang w:eastAsia="ko-KR"/>
        </w:rPr>
        <w:t xml:space="preserve"> </w:t>
      </w:r>
      <w:r>
        <w:rPr>
          <w:rFonts w:hint="eastAsia"/>
          <w:color w:val="000000"/>
          <w:lang w:eastAsia="ko-KR"/>
        </w:rPr>
        <w:t>같이</w:t>
      </w:r>
      <w:r>
        <w:rPr>
          <w:rFonts w:hint="eastAsia"/>
          <w:color w:val="000000"/>
          <w:lang w:eastAsia="ko-KR"/>
        </w:rPr>
        <w:t xml:space="preserve"> </w:t>
      </w:r>
      <w:r>
        <w:rPr>
          <w:rFonts w:hint="eastAsia"/>
          <w:color w:val="000000"/>
          <w:lang w:eastAsia="ko-KR"/>
        </w:rPr>
        <w:t>정의된다</w:t>
      </w:r>
      <w:r>
        <w:rPr>
          <w:rFonts w:hint="eastAsia"/>
          <w:color w:val="000000"/>
          <w:lang w:eastAsia="ko-KR"/>
        </w:rPr>
        <w:t>:</w:t>
      </w:r>
    </w:p>
    <w:p w14:paraId="47E1A045" w14:textId="77777777" w:rsidR="00C9359E" w:rsidRDefault="00C9359E" w:rsidP="00C9359E">
      <w:pPr>
        <w:rPr>
          <w:lang w:eastAsia="ko-KR"/>
        </w:rPr>
      </w:pPr>
      <w:r>
        <w:rPr>
          <w:rFonts w:hint="eastAsia"/>
          <w:color w:val="000000"/>
          <w:lang w:eastAsia="ko-KR"/>
        </w:rPr>
        <w:t>- A</w:t>
      </w:r>
      <w:r>
        <w:rPr>
          <w:rFonts w:hint="eastAsia"/>
          <w:color w:val="000000"/>
          <w:lang w:eastAsia="ko-KR"/>
        </w:rPr>
        <w:t>형은</w:t>
      </w:r>
      <w:r>
        <w:rPr>
          <w:rFonts w:hint="eastAsia"/>
          <w:color w:val="000000"/>
          <w:lang w:eastAsia="ko-KR"/>
        </w:rPr>
        <w:t xml:space="preserve"> </w:t>
      </w:r>
      <w:r>
        <w:rPr>
          <w:rFonts w:hint="eastAsia"/>
          <w:color w:val="000000"/>
          <w:lang w:eastAsia="ko-KR"/>
        </w:rPr>
        <w:t>주식만을</w:t>
      </w:r>
      <w:r>
        <w:rPr>
          <w:rFonts w:hint="eastAsia"/>
          <w:color w:val="000000"/>
          <w:lang w:eastAsia="ko-KR"/>
        </w:rPr>
        <w:t xml:space="preserve"> </w:t>
      </w:r>
      <w:r>
        <w:rPr>
          <w:rFonts w:hint="eastAsia"/>
          <w:color w:val="000000"/>
          <w:lang w:eastAsia="ko-KR"/>
        </w:rPr>
        <w:t>포함하는</w:t>
      </w:r>
      <w:r>
        <w:rPr>
          <w:rFonts w:hint="eastAsia"/>
          <w:color w:val="000000"/>
          <w:lang w:eastAsia="ko-KR"/>
        </w:rPr>
        <w:t xml:space="preserve"> </w:t>
      </w:r>
      <w:r>
        <w:rPr>
          <w:rFonts w:hint="eastAsia"/>
          <w:color w:val="000000"/>
          <w:lang w:eastAsia="ko-KR"/>
        </w:rPr>
        <w:t>식사</w:t>
      </w:r>
      <w:r>
        <w:rPr>
          <w:rFonts w:hint="eastAsia"/>
          <w:color w:val="000000"/>
          <w:lang w:eastAsia="ko-KR"/>
        </w:rPr>
        <w:t xml:space="preserve"> </w:t>
      </w:r>
      <w:r>
        <w:rPr>
          <w:rFonts w:hint="eastAsia"/>
          <w:color w:val="000000"/>
          <w:lang w:eastAsia="ko-KR"/>
        </w:rPr>
        <w:t>유형</w:t>
      </w:r>
      <w:r>
        <w:rPr>
          <w:rFonts w:hint="eastAsia"/>
          <w:color w:val="000000"/>
          <w:lang w:eastAsia="ko-KR"/>
        </w:rPr>
        <w:t>;</w:t>
      </w:r>
    </w:p>
    <w:p w14:paraId="35CE56E7" w14:textId="77777777" w:rsidR="00C9359E" w:rsidRDefault="00C9359E" w:rsidP="00C9359E">
      <w:pPr>
        <w:rPr>
          <w:lang w:eastAsia="ko-KR"/>
        </w:rPr>
      </w:pPr>
      <w:r>
        <w:rPr>
          <w:rFonts w:hint="eastAsia"/>
          <w:color w:val="000000"/>
          <w:lang w:eastAsia="ko-KR"/>
        </w:rPr>
        <w:t>- B</w:t>
      </w:r>
      <w:r>
        <w:rPr>
          <w:rFonts w:hint="eastAsia"/>
          <w:color w:val="000000"/>
          <w:lang w:eastAsia="ko-KR"/>
        </w:rPr>
        <w:t>형은</w:t>
      </w:r>
      <w:r>
        <w:rPr>
          <w:rFonts w:hint="eastAsia"/>
          <w:color w:val="000000"/>
          <w:lang w:eastAsia="ko-KR"/>
        </w:rPr>
        <w:t xml:space="preserve"> </w:t>
      </w:r>
      <w:proofErr w:type="spellStart"/>
      <w:r>
        <w:rPr>
          <w:rFonts w:hint="eastAsia"/>
          <w:color w:val="000000"/>
          <w:lang w:eastAsia="ko-KR"/>
        </w:rPr>
        <w:t>국탕류만을</w:t>
      </w:r>
      <w:proofErr w:type="spellEnd"/>
      <w:r>
        <w:rPr>
          <w:rFonts w:hint="eastAsia"/>
          <w:color w:val="000000"/>
          <w:lang w:eastAsia="ko-KR"/>
        </w:rPr>
        <w:t xml:space="preserve"> </w:t>
      </w:r>
      <w:r>
        <w:rPr>
          <w:rFonts w:hint="eastAsia"/>
          <w:color w:val="000000"/>
          <w:lang w:eastAsia="ko-KR"/>
        </w:rPr>
        <w:t>포함하는</w:t>
      </w:r>
      <w:r>
        <w:rPr>
          <w:rFonts w:hint="eastAsia"/>
          <w:color w:val="000000"/>
          <w:lang w:eastAsia="ko-KR"/>
        </w:rPr>
        <w:t xml:space="preserve"> </w:t>
      </w:r>
      <w:r>
        <w:rPr>
          <w:rFonts w:hint="eastAsia"/>
          <w:color w:val="000000"/>
          <w:lang w:eastAsia="ko-KR"/>
        </w:rPr>
        <w:t>식사</w:t>
      </w:r>
      <w:r>
        <w:rPr>
          <w:rFonts w:hint="eastAsia"/>
          <w:color w:val="000000"/>
          <w:lang w:eastAsia="ko-KR"/>
        </w:rPr>
        <w:t xml:space="preserve"> </w:t>
      </w:r>
      <w:r>
        <w:rPr>
          <w:rFonts w:hint="eastAsia"/>
          <w:color w:val="000000"/>
          <w:lang w:eastAsia="ko-KR"/>
        </w:rPr>
        <w:t>유형</w:t>
      </w:r>
      <w:r>
        <w:rPr>
          <w:rFonts w:hint="eastAsia"/>
          <w:color w:val="000000"/>
          <w:lang w:eastAsia="ko-KR"/>
        </w:rPr>
        <w:t>;</w:t>
      </w:r>
    </w:p>
    <w:p w14:paraId="47E89B9B" w14:textId="77777777" w:rsidR="00C9359E" w:rsidRDefault="00C9359E" w:rsidP="00C9359E">
      <w:pPr>
        <w:rPr>
          <w:lang w:eastAsia="ko-KR"/>
        </w:rPr>
      </w:pPr>
      <w:r>
        <w:rPr>
          <w:rFonts w:hint="eastAsia"/>
          <w:color w:val="000000"/>
          <w:lang w:eastAsia="ko-KR"/>
        </w:rPr>
        <w:t>- C</w:t>
      </w:r>
      <w:r>
        <w:rPr>
          <w:rFonts w:hint="eastAsia"/>
          <w:color w:val="000000"/>
          <w:lang w:eastAsia="ko-KR"/>
        </w:rPr>
        <w:t>형은</w:t>
      </w:r>
      <w:r>
        <w:rPr>
          <w:rFonts w:hint="eastAsia"/>
          <w:color w:val="000000"/>
          <w:lang w:eastAsia="ko-KR"/>
        </w:rPr>
        <w:t xml:space="preserve"> </w:t>
      </w:r>
      <w:r>
        <w:rPr>
          <w:rFonts w:hint="eastAsia"/>
          <w:color w:val="000000"/>
          <w:lang w:eastAsia="ko-KR"/>
        </w:rPr>
        <w:t>주식</w:t>
      </w:r>
      <w:r>
        <w:rPr>
          <w:rFonts w:hint="eastAsia"/>
          <w:color w:val="000000"/>
          <w:lang w:eastAsia="ko-KR"/>
        </w:rPr>
        <w:t xml:space="preserve">, </w:t>
      </w:r>
      <w:proofErr w:type="spellStart"/>
      <w:r>
        <w:rPr>
          <w:rFonts w:hint="eastAsia"/>
          <w:color w:val="000000"/>
          <w:lang w:eastAsia="ko-KR"/>
        </w:rPr>
        <w:t>국탕류</w:t>
      </w:r>
      <w:proofErr w:type="spellEnd"/>
      <w:r>
        <w:rPr>
          <w:rFonts w:hint="eastAsia"/>
          <w:color w:val="000000"/>
          <w:lang w:eastAsia="ko-KR"/>
        </w:rPr>
        <w:t xml:space="preserve">, </w:t>
      </w:r>
      <w:r>
        <w:rPr>
          <w:rFonts w:hint="eastAsia"/>
          <w:color w:val="000000"/>
          <w:lang w:eastAsia="ko-KR"/>
        </w:rPr>
        <w:t>김치를</w:t>
      </w:r>
      <w:r>
        <w:rPr>
          <w:rFonts w:hint="eastAsia"/>
          <w:color w:val="000000"/>
          <w:lang w:eastAsia="ko-KR"/>
        </w:rPr>
        <w:t xml:space="preserve"> </w:t>
      </w:r>
      <w:r>
        <w:rPr>
          <w:rFonts w:hint="eastAsia"/>
          <w:color w:val="000000"/>
          <w:lang w:eastAsia="ko-KR"/>
        </w:rPr>
        <w:t>포함하는</w:t>
      </w:r>
      <w:r>
        <w:rPr>
          <w:rFonts w:hint="eastAsia"/>
          <w:color w:val="000000"/>
          <w:lang w:eastAsia="ko-KR"/>
        </w:rPr>
        <w:t xml:space="preserve"> </w:t>
      </w:r>
      <w:r>
        <w:rPr>
          <w:rFonts w:hint="eastAsia"/>
          <w:color w:val="000000"/>
          <w:lang w:eastAsia="ko-KR"/>
        </w:rPr>
        <w:t>식사</w:t>
      </w:r>
      <w:r>
        <w:rPr>
          <w:rFonts w:hint="eastAsia"/>
          <w:color w:val="000000"/>
          <w:lang w:eastAsia="ko-KR"/>
        </w:rPr>
        <w:t xml:space="preserve"> </w:t>
      </w:r>
      <w:r>
        <w:rPr>
          <w:rFonts w:hint="eastAsia"/>
          <w:color w:val="000000"/>
          <w:lang w:eastAsia="ko-KR"/>
        </w:rPr>
        <w:t>유형</w:t>
      </w:r>
      <w:r>
        <w:rPr>
          <w:rFonts w:hint="eastAsia"/>
          <w:color w:val="000000"/>
          <w:lang w:eastAsia="ko-KR"/>
        </w:rPr>
        <w:t>;</w:t>
      </w:r>
    </w:p>
    <w:p w14:paraId="41A67249" w14:textId="77777777" w:rsidR="00C9359E" w:rsidRDefault="00C9359E" w:rsidP="00C9359E">
      <w:pPr>
        <w:rPr>
          <w:lang w:eastAsia="ko-KR"/>
        </w:rPr>
      </w:pPr>
      <w:r>
        <w:rPr>
          <w:rFonts w:hint="eastAsia"/>
          <w:color w:val="000000"/>
          <w:lang w:eastAsia="ko-KR"/>
        </w:rPr>
        <w:t>- D</w:t>
      </w:r>
      <w:r>
        <w:rPr>
          <w:rFonts w:hint="eastAsia"/>
          <w:color w:val="000000"/>
          <w:lang w:eastAsia="ko-KR"/>
        </w:rPr>
        <w:t>형은</w:t>
      </w:r>
      <w:r>
        <w:rPr>
          <w:rFonts w:hint="eastAsia"/>
          <w:color w:val="000000"/>
          <w:lang w:eastAsia="ko-KR"/>
        </w:rPr>
        <w:t xml:space="preserve"> </w:t>
      </w:r>
      <w:r>
        <w:rPr>
          <w:rFonts w:hint="eastAsia"/>
          <w:color w:val="000000"/>
          <w:lang w:eastAsia="ko-KR"/>
        </w:rPr>
        <w:t>주식</w:t>
      </w:r>
      <w:r>
        <w:rPr>
          <w:rFonts w:hint="eastAsia"/>
          <w:color w:val="000000"/>
          <w:lang w:eastAsia="ko-KR"/>
        </w:rPr>
        <w:t xml:space="preserve">, </w:t>
      </w:r>
      <w:r>
        <w:rPr>
          <w:rFonts w:hint="eastAsia"/>
          <w:color w:val="000000"/>
          <w:lang w:eastAsia="ko-KR"/>
        </w:rPr>
        <w:t>주찬</w:t>
      </w:r>
      <w:r>
        <w:rPr>
          <w:rFonts w:hint="eastAsia"/>
          <w:color w:val="000000"/>
          <w:lang w:eastAsia="ko-KR"/>
        </w:rPr>
        <w:t xml:space="preserve">, </w:t>
      </w:r>
      <w:r>
        <w:rPr>
          <w:rFonts w:hint="eastAsia"/>
          <w:color w:val="000000"/>
          <w:lang w:eastAsia="ko-KR"/>
        </w:rPr>
        <w:t>부찬</w:t>
      </w:r>
      <w:r>
        <w:rPr>
          <w:rFonts w:hint="eastAsia"/>
          <w:color w:val="000000"/>
          <w:lang w:eastAsia="ko-KR"/>
        </w:rPr>
        <w:t xml:space="preserve">, </w:t>
      </w:r>
      <w:r>
        <w:rPr>
          <w:rFonts w:hint="eastAsia"/>
          <w:color w:val="000000"/>
          <w:lang w:eastAsia="ko-KR"/>
        </w:rPr>
        <w:t>김치를</w:t>
      </w:r>
      <w:r>
        <w:rPr>
          <w:rFonts w:hint="eastAsia"/>
          <w:color w:val="000000"/>
          <w:lang w:eastAsia="ko-KR"/>
        </w:rPr>
        <w:t xml:space="preserve"> </w:t>
      </w:r>
      <w:r>
        <w:rPr>
          <w:rFonts w:hint="eastAsia"/>
          <w:color w:val="000000"/>
          <w:lang w:eastAsia="ko-KR"/>
        </w:rPr>
        <w:t>포함하는</w:t>
      </w:r>
      <w:r>
        <w:rPr>
          <w:rFonts w:hint="eastAsia"/>
          <w:color w:val="000000"/>
          <w:lang w:eastAsia="ko-KR"/>
        </w:rPr>
        <w:t xml:space="preserve"> </w:t>
      </w:r>
      <w:r>
        <w:rPr>
          <w:rFonts w:hint="eastAsia"/>
          <w:color w:val="000000"/>
          <w:lang w:eastAsia="ko-KR"/>
        </w:rPr>
        <w:t>식사</w:t>
      </w:r>
      <w:r>
        <w:rPr>
          <w:rFonts w:hint="eastAsia"/>
          <w:color w:val="000000"/>
          <w:lang w:eastAsia="ko-KR"/>
        </w:rPr>
        <w:t xml:space="preserve"> </w:t>
      </w:r>
      <w:r>
        <w:rPr>
          <w:rFonts w:hint="eastAsia"/>
          <w:color w:val="000000"/>
          <w:lang w:eastAsia="ko-KR"/>
        </w:rPr>
        <w:t>유형</w:t>
      </w:r>
      <w:r>
        <w:rPr>
          <w:rFonts w:hint="eastAsia"/>
          <w:color w:val="000000"/>
          <w:lang w:eastAsia="ko-KR"/>
        </w:rPr>
        <w:t>;</w:t>
      </w:r>
    </w:p>
    <w:p w14:paraId="297B205B" w14:textId="77777777" w:rsidR="00C9359E" w:rsidRDefault="00C9359E" w:rsidP="00C9359E">
      <w:pPr>
        <w:rPr>
          <w:lang w:eastAsia="ko-KR"/>
        </w:rPr>
      </w:pPr>
      <w:r>
        <w:rPr>
          <w:rFonts w:hint="eastAsia"/>
          <w:color w:val="000000"/>
          <w:lang w:eastAsia="ko-KR"/>
        </w:rPr>
        <w:t>- E</w:t>
      </w:r>
      <w:r>
        <w:rPr>
          <w:rFonts w:hint="eastAsia"/>
          <w:color w:val="000000"/>
          <w:lang w:eastAsia="ko-KR"/>
        </w:rPr>
        <w:t>형은</w:t>
      </w:r>
      <w:r>
        <w:rPr>
          <w:rFonts w:hint="eastAsia"/>
          <w:color w:val="000000"/>
          <w:lang w:eastAsia="ko-KR"/>
        </w:rPr>
        <w:t xml:space="preserve"> </w:t>
      </w:r>
      <w:r>
        <w:rPr>
          <w:rFonts w:hint="eastAsia"/>
          <w:color w:val="000000"/>
          <w:lang w:eastAsia="ko-KR"/>
        </w:rPr>
        <w:t>주식</w:t>
      </w:r>
      <w:r>
        <w:rPr>
          <w:rFonts w:hint="eastAsia"/>
          <w:color w:val="000000"/>
          <w:lang w:eastAsia="ko-KR"/>
        </w:rPr>
        <w:t xml:space="preserve">, </w:t>
      </w:r>
      <w:proofErr w:type="spellStart"/>
      <w:r>
        <w:rPr>
          <w:rFonts w:hint="eastAsia"/>
          <w:color w:val="000000"/>
          <w:lang w:eastAsia="ko-KR"/>
        </w:rPr>
        <w:t>국탕류</w:t>
      </w:r>
      <w:proofErr w:type="spellEnd"/>
      <w:r>
        <w:rPr>
          <w:rFonts w:hint="eastAsia"/>
          <w:color w:val="000000"/>
          <w:lang w:eastAsia="ko-KR"/>
        </w:rPr>
        <w:t xml:space="preserve">, </w:t>
      </w:r>
      <w:r>
        <w:rPr>
          <w:rFonts w:hint="eastAsia"/>
          <w:color w:val="000000"/>
          <w:lang w:eastAsia="ko-KR"/>
        </w:rPr>
        <w:t>주찬</w:t>
      </w:r>
      <w:r>
        <w:rPr>
          <w:rFonts w:hint="eastAsia"/>
          <w:color w:val="000000"/>
          <w:lang w:eastAsia="ko-KR"/>
        </w:rPr>
        <w:t xml:space="preserve">, </w:t>
      </w:r>
      <w:r>
        <w:rPr>
          <w:rFonts w:hint="eastAsia"/>
          <w:color w:val="000000"/>
          <w:lang w:eastAsia="ko-KR"/>
        </w:rPr>
        <w:t>부찬</w:t>
      </w:r>
      <w:r>
        <w:rPr>
          <w:rFonts w:hint="eastAsia"/>
          <w:color w:val="000000"/>
          <w:lang w:eastAsia="ko-KR"/>
        </w:rPr>
        <w:t xml:space="preserve">, </w:t>
      </w:r>
      <w:r>
        <w:rPr>
          <w:rFonts w:hint="eastAsia"/>
          <w:color w:val="000000"/>
          <w:lang w:eastAsia="ko-KR"/>
        </w:rPr>
        <w:t>김치를</w:t>
      </w:r>
      <w:r>
        <w:rPr>
          <w:rFonts w:hint="eastAsia"/>
          <w:color w:val="000000"/>
          <w:lang w:eastAsia="ko-KR"/>
        </w:rPr>
        <w:t xml:space="preserve"> </w:t>
      </w:r>
      <w:r>
        <w:rPr>
          <w:rFonts w:hint="eastAsia"/>
          <w:color w:val="000000"/>
          <w:lang w:eastAsia="ko-KR"/>
        </w:rPr>
        <w:t>포함하는</w:t>
      </w:r>
      <w:r>
        <w:rPr>
          <w:rFonts w:hint="eastAsia"/>
          <w:color w:val="000000"/>
          <w:lang w:eastAsia="ko-KR"/>
        </w:rPr>
        <w:t xml:space="preserve"> </w:t>
      </w:r>
      <w:r>
        <w:rPr>
          <w:rFonts w:hint="eastAsia"/>
          <w:color w:val="000000"/>
          <w:lang w:eastAsia="ko-KR"/>
        </w:rPr>
        <w:t>식사</w:t>
      </w:r>
      <w:r>
        <w:rPr>
          <w:rFonts w:hint="eastAsia"/>
          <w:color w:val="000000"/>
          <w:lang w:eastAsia="ko-KR"/>
        </w:rPr>
        <w:t xml:space="preserve"> </w:t>
      </w:r>
      <w:r>
        <w:rPr>
          <w:rFonts w:hint="eastAsia"/>
          <w:color w:val="000000"/>
          <w:lang w:eastAsia="ko-KR"/>
        </w:rPr>
        <w:t>유형</w:t>
      </w:r>
      <w:r>
        <w:rPr>
          <w:rFonts w:hint="eastAsia"/>
          <w:color w:val="000000"/>
          <w:lang w:eastAsia="ko-KR"/>
        </w:rPr>
        <w:t>;</w:t>
      </w:r>
    </w:p>
    <w:p w14:paraId="7395019F" w14:textId="77777777" w:rsidR="00C9359E" w:rsidRDefault="00C9359E" w:rsidP="00C9359E">
      <w:pPr>
        <w:rPr>
          <w:lang w:eastAsia="ko-KR"/>
        </w:rPr>
      </w:pPr>
      <w:r>
        <w:rPr>
          <w:rFonts w:hint="eastAsia"/>
          <w:color w:val="000000"/>
          <w:lang w:eastAsia="ko-KR"/>
        </w:rPr>
        <w:t>- F</w:t>
      </w:r>
      <w:r>
        <w:rPr>
          <w:rFonts w:hint="eastAsia"/>
          <w:color w:val="000000"/>
          <w:lang w:eastAsia="ko-KR"/>
        </w:rPr>
        <w:t>형은</w:t>
      </w:r>
      <w:r>
        <w:rPr>
          <w:rFonts w:hint="eastAsia"/>
          <w:color w:val="000000"/>
          <w:lang w:eastAsia="ko-KR"/>
        </w:rPr>
        <w:t xml:space="preserve"> </w:t>
      </w:r>
      <w:r>
        <w:rPr>
          <w:rFonts w:hint="eastAsia"/>
          <w:color w:val="000000"/>
          <w:lang w:eastAsia="ko-KR"/>
        </w:rPr>
        <w:t>분식류를</w:t>
      </w:r>
      <w:r>
        <w:rPr>
          <w:rFonts w:hint="eastAsia"/>
          <w:color w:val="000000"/>
          <w:lang w:eastAsia="ko-KR"/>
        </w:rPr>
        <w:t xml:space="preserve"> </w:t>
      </w:r>
      <w:r>
        <w:rPr>
          <w:rFonts w:hint="eastAsia"/>
          <w:color w:val="000000"/>
          <w:lang w:eastAsia="ko-KR"/>
        </w:rPr>
        <w:t>포함하는</w:t>
      </w:r>
      <w:r>
        <w:rPr>
          <w:rFonts w:hint="eastAsia"/>
          <w:color w:val="000000"/>
          <w:lang w:eastAsia="ko-KR"/>
        </w:rPr>
        <w:t xml:space="preserve"> </w:t>
      </w:r>
      <w:r>
        <w:rPr>
          <w:rFonts w:hint="eastAsia"/>
          <w:color w:val="000000"/>
          <w:lang w:eastAsia="ko-KR"/>
        </w:rPr>
        <w:t>식사</w:t>
      </w:r>
      <w:r>
        <w:rPr>
          <w:rFonts w:hint="eastAsia"/>
          <w:color w:val="000000"/>
          <w:lang w:eastAsia="ko-KR"/>
        </w:rPr>
        <w:t xml:space="preserve"> </w:t>
      </w:r>
      <w:r>
        <w:rPr>
          <w:rFonts w:hint="eastAsia"/>
          <w:color w:val="000000"/>
          <w:lang w:eastAsia="ko-KR"/>
        </w:rPr>
        <w:t>유형</w:t>
      </w:r>
      <w:r>
        <w:rPr>
          <w:rFonts w:hint="eastAsia"/>
          <w:color w:val="000000"/>
          <w:lang w:eastAsia="ko-KR"/>
        </w:rPr>
        <w:t>.</w:t>
      </w:r>
    </w:p>
    <w:p w14:paraId="366C244D" w14:textId="77777777" w:rsidR="00C9359E" w:rsidRDefault="00C9359E" w:rsidP="00C9359E">
      <w:pPr>
        <w:rPr>
          <w:lang w:eastAsia="ko-KR"/>
        </w:rPr>
      </w:pPr>
    </w:p>
    <w:p w14:paraId="1B387948" w14:textId="77777777" w:rsidR="00C9359E" w:rsidRDefault="00C9359E" w:rsidP="00C9359E">
      <w:pPr>
        <w:rPr>
          <w:lang w:eastAsia="ko-KR"/>
        </w:rPr>
      </w:pPr>
      <w:r>
        <w:rPr>
          <w:rFonts w:hint="eastAsia"/>
          <w:color w:val="000000"/>
          <w:lang w:eastAsia="ko-KR"/>
        </w:rPr>
        <w:t>각</w:t>
      </w:r>
      <w:r>
        <w:rPr>
          <w:rFonts w:hint="eastAsia"/>
          <w:color w:val="000000"/>
          <w:lang w:eastAsia="ko-KR"/>
        </w:rPr>
        <w:t xml:space="preserve"> </w:t>
      </w:r>
      <w:r>
        <w:rPr>
          <w:rFonts w:hint="eastAsia"/>
          <w:color w:val="000000"/>
          <w:lang w:eastAsia="ko-KR"/>
        </w:rPr>
        <w:t>식사</w:t>
      </w:r>
      <w:r>
        <w:rPr>
          <w:rFonts w:hint="eastAsia"/>
          <w:color w:val="000000"/>
          <w:lang w:eastAsia="ko-KR"/>
        </w:rPr>
        <w:t xml:space="preserve"> </w:t>
      </w:r>
      <w:r>
        <w:rPr>
          <w:rFonts w:hint="eastAsia"/>
          <w:color w:val="000000"/>
          <w:lang w:eastAsia="ko-KR"/>
        </w:rPr>
        <w:t>유형별로</w:t>
      </w:r>
      <w:r>
        <w:rPr>
          <w:rFonts w:hint="eastAsia"/>
          <w:color w:val="000000"/>
          <w:lang w:eastAsia="ko-KR"/>
        </w:rPr>
        <w:t xml:space="preserve"> </w:t>
      </w:r>
      <w:r>
        <w:rPr>
          <w:rFonts w:hint="eastAsia"/>
          <w:color w:val="000000"/>
          <w:lang w:eastAsia="ko-KR"/>
        </w:rPr>
        <w:t>고유한</w:t>
      </w:r>
      <w:r>
        <w:rPr>
          <w:rFonts w:hint="eastAsia"/>
          <w:color w:val="000000"/>
          <w:lang w:eastAsia="ko-KR"/>
        </w:rPr>
        <w:t xml:space="preserve"> </w:t>
      </w:r>
      <w:r>
        <w:rPr>
          <w:rFonts w:hint="eastAsia"/>
          <w:color w:val="000000"/>
          <w:lang w:eastAsia="ko-KR"/>
        </w:rPr>
        <w:t>식사</w:t>
      </w:r>
      <w:r>
        <w:rPr>
          <w:rFonts w:hint="eastAsia"/>
          <w:color w:val="000000"/>
          <w:lang w:eastAsia="ko-KR"/>
        </w:rPr>
        <w:t xml:space="preserve"> </w:t>
      </w:r>
      <w:r>
        <w:rPr>
          <w:rFonts w:hint="eastAsia"/>
          <w:color w:val="000000"/>
          <w:lang w:eastAsia="ko-KR"/>
        </w:rPr>
        <w:t>구성</w:t>
      </w:r>
      <w:r>
        <w:rPr>
          <w:rFonts w:hint="eastAsia"/>
          <w:color w:val="000000"/>
          <w:lang w:eastAsia="ko-KR"/>
        </w:rPr>
        <w:t xml:space="preserve"> </w:t>
      </w:r>
      <w:r>
        <w:rPr>
          <w:rFonts w:hint="eastAsia"/>
          <w:color w:val="000000"/>
          <w:lang w:eastAsia="ko-KR"/>
        </w:rPr>
        <w:t>코드가</w:t>
      </w:r>
      <w:r>
        <w:rPr>
          <w:rFonts w:hint="eastAsia"/>
          <w:color w:val="000000"/>
          <w:lang w:eastAsia="ko-KR"/>
        </w:rPr>
        <w:t xml:space="preserve"> </w:t>
      </w:r>
      <w:r>
        <w:rPr>
          <w:rFonts w:hint="eastAsia"/>
          <w:color w:val="000000"/>
          <w:lang w:eastAsia="ko-KR"/>
        </w:rPr>
        <w:t>부여되며</w:t>
      </w:r>
      <w:r>
        <w:rPr>
          <w:rFonts w:hint="eastAsia"/>
          <w:color w:val="000000"/>
          <w:lang w:eastAsia="ko-KR"/>
        </w:rPr>
        <w:t xml:space="preserve">, </w:t>
      </w:r>
      <w:r>
        <w:rPr>
          <w:rFonts w:hint="eastAsia"/>
          <w:color w:val="000000"/>
          <w:lang w:eastAsia="ko-KR"/>
        </w:rPr>
        <w:t>예를</w:t>
      </w:r>
      <w:r>
        <w:rPr>
          <w:rFonts w:hint="eastAsia"/>
          <w:color w:val="000000"/>
          <w:lang w:eastAsia="ko-KR"/>
        </w:rPr>
        <w:t xml:space="preserve"> </w:t>
      </w:r>
      <w:r>
        <w:rPr>
          <w:rFonts w:hint="eastAsia"/>
          <w:color w:val="000000"/>
          <w:lang w:eastAsia="ko-KR"/>
        </w:rPr>
        <w:t>들어</w:t>
      </w:r>
      <w:r>
        <w:rPr>
          <w:rFonts w:hint="eastAsia"/>
          <w:color w:val="000000"/>
          <w:lang w:eastAsia="ko-KR"/>
        </w:rPr>
        <w:t xml:space="preserve"> C</w:t>
      </w:r>
      <w:r>
        <w:rPr>
          <w:rFonts w:hint="eastAsia"/>
          <w:color w:val="000000"/>
          <w:lang w:eastAsia="ko-KR"/>
        </w:rPr>
        <w:t>형의</w:t>
      </w:r>
      <w:r>
        <w:rPr>
          <w:rFonts w:hint="eastAsia"/>
          <w:color w:val="000000"/>
          <w:lang w:eastAsia="ko-KR"/>
        </w:rPr>
        <w:t xml:space="preserve"> </w:t>
      </w:r>
      <w:r>
        <w:rPr>
          <w:rFonts w:hint="eastAsia"/>
          <w:color w:val="000000"/>
          <w:lang w:eastAsia="ko-KR"/>
        </w:rPr>
        <w:t>경우</w:t>
      </w:r>
      <w:r>
        <w:rPr>
          <w:rFonts w:hint="eastAsia"/>
          <w:color w:val="000000"/>
          <w:lang w:eastAsia="ko-KR"/>
        </w:rPr>
        <w:t xml:space="preserve"> '</w:t>
      </w:r>
      <w:r>
        <w:rPr>
          <w:rFonts w:hint="eastAsia"/>
          <w:color w:val="000000"/>
          <w:lang w:eastAsia="ko-KR"/>
        </w:rPr>
        <w:t>주식</w:t>
      </w:r>
      <w:r>
        <w:rPr>
          <w:rFonts w:hint="eastAsia"/>
          <w:color w:val="000000"/>
          <w:lang w:eastAsia="ko-KR"/>
        </w:rPr>
        <w:t>C', '</w:t>
      </w:r>
      <w:proofErr w:type="spellStart"/>
      <w:r>
        <w:rPr>
          <w:rFonts w:hint="eastAsia"/>
          <w:color w:val="000000"/>
          <w:lang w:eastAsia="ko-KR"/>
        </w:rPr>
        <w:t>국탕류</w:t>
      </w:r>
      <w:proofErr w:type="spellEnd"/>
      <w:r>
        <w:rPr>
          <w:rFonts w:hint="eastAsia"/>
          <w:color w:val="000000"/>
          <w:lang w:eastAsia="ko-KR"/>
        </w:rPr>
        <w:t>C', '</w:t>
      </w:r>
      <w:r>
        <w:rPr>
          <w:rFonts w:hint="eastAsia"/>
          <w:color w:val="000000"/>
          <w:lang w:eastAsia="ko-KR"/>
        </w:rPr>
        <w:t>김치</w:t>
      </w:r>
      <w:r>
        <w:rPr>
          <w:rFonts w:hint="eastAsia"/>
          <w:color w:val="000000"/>
          <w:lang w:eastAsia="ko-KR"/>
        </w:rPr>
        <w:t>C'</w:t>
      </w:r>
      <w:r>
        <w:rPr>
          <w:rFonts w:hint="eastAsia"/>
          <w:color w:val="000000"/>
          <w:lang w:eastAsia="ko-KR"/>
        </w:rPr>
        <w:t>로</w:t>
      </w:r>
      <w:r>
        <w:rPr>
          <w:rFonts w:hint="eastAsia"/>
          <w:color w:val="000000"/>
          <w:lang w:eastAsia="ko-KR"/>
        </w:rPr>
        <w:t>, E</w:t>
      </w:r>
      <w:r>
        <w:rPr>
          <w:rFonts w:hint="eastAsia"/>
          <w:color w:val="000000"/>
          <w:lang w:eastAsia="ko-KR"/>
        </w:rPr>
        <w:t>형의</w:t>
      </w:r>
      <w:r>
        <w:rPr>
          <w:rFonts w:hint="eastAsia"/>
          <w:color w:val="000000"/>
          <w:lang w:eastAsia="ko-KR"/>
        </w:rPr>
        <w:t xml:space="preserve"> </w:t>
      </w:r>
      <w:r>
        <w:rPr>
          <w:rFonts w:hint="eastAsia"/>
          <w:color w:val="000000"/>
          <w:lang w:eastAsia="ko-KR"/>
        </w:rPr>
        <w:t>경우</w:t>
      </w:r>
      <w:r>
        <w:rPr>
          <w:rFonts w:hint="eastAsia"/>
          <w:color w:val="000000"/>
          <w:lang w:eastAsia="ko-KR"/>
        </w:rPr>
        <w:t xml:space="preserve"> '</w:t>
      </w:r>
      <w:r>
        <w:rPr>
          <w:rFonts w:hint="eastAsia"/>
          <w:color w:val="000000"/>
          <w:lang w:eastAsia="ko-KR"/>
        </w:rPr>
        <w:t>주식</w:t>
      </w:r>
      <w:r>
        <w:rPr>
          <w:rFonts w:hint="eastAsia"/>
          <w:color w:val="000000"/>
          <w:lang w:eastAsia="ko-KR"/>
        </w:rPr>
        <w:t>E', '</w:t>
      </w:r>
      <w:proofErr w:type="spellStart"/>
      <w:r>
        <w:rPr>
          <w:rFonts w:hint="eastAsia"/>
          <w:color w:val="000000"/>
          <w:lang w:eastAsia="ko-KR"/>
        </w:rPr>
        <w:t>국탕류</w:t>
      </w:r>
      <w:proofErr w:type="spellEnd"/>
      <w:r>
        <w:rPr>
          <w:rFonts w:hint="eastAsia"/>
          <w:color w:val="000000"/>
          <w:lang w:eastAsia="ko-KR"/>
        </w:rPr>
        <w:t>E', '</w:t>
      </w:r>
      <w:r>
        <w:rPr>
          <w:rFonts w:hint="eastAsia"/>
          <w:color w:val="000000"/>
          <w:lang w:eastAsia="ko-KR"/>
        </w:rPr>
        <w:t>주찬</w:t>
      </w:r>
      <w:r>
        <w:rPr>
          <w:rFonts w:hint="eastAsia"/>
          <w:color w:val="000000"/>
          <w:lang w:eastAsia="ko-KR"/>
        </w:rPr>
        <w:t>E', '</w:t>
      </w:r>
      <w:r>
        <w:rPr>
          <w:rFonts w:hint="eastAsia"/>
          <w:color w:val="000000"/>
          <w:lang w:eastAsia="ko-KR"/>
        </w:rPr>
        <w:t>부찬</w:t>
      </w:r>
      <w:r>
        <w:rPr>
          <w:rFonts w:hint="eastAsia"/>
          <w:color w:val="000000"/>
          <w:lang w:eastAsia="ko-KR"/>
        </w:rPr>
        <w:t>E', '</w:t>
      </w:r>
      <w:r>
        <w:rPr>
          <w:rFonts w:hint="eastAsia"/>
          <w:color w:val="000000"/>
          <w:lang w:eastAsia="ko-KR"/>
        </w:rPr>
        <w:t>김치</w:t>
      </w:r>
      <w:r>
        <w:rPr>
          <w:rFonts w:hint="eastAsia"/>
          <w:color w:val="000000"/>
          <w:lang w:eastAsia="ko-KR"/>
        </w:rPr>
        <w:t>E'</w:t>
      </w:r>
      <w:r>
        <w:rPr>
          <w:rFonts w:hint="eastAsia"/>
          <w:color w:val="000000"/>
          <w:lang w:eastAsia="ko-KR"/>
        </w:rPr>
        <w:t>로</w:t>
      </w:r>
      <w:r>
        <w:rPr>
          <w:rFonts w:hint="eastAsia"/>
          <w:color w:val="000000"/>
          <w:lang w:eastAsia="ko-KR"/>
        </w:rPr>
        <w:t xml:space="preserve"> </w:t>
      </w:r>
      <w:r>
        <w:rPr>
          <w:rFonts w:hint="eastAsia"/>
          <w:color w:val="000000"/>
          <w:lang w:eastAsia="ko-KR"/>
        </w:rPr>
        <w:t>구성된다</w:t>
      </w:r>
      <w:r>
        <w:rPr>
          <w:rFonts w:hint="eastAsia"/>
          <w:color w:val="000000"/>
          <w:lang w:eastAsia="ko-KR"/>
        </w:rPr>
        <w:t>.</w:t>
      </w:r>
    </w:p>
  </w:comment>
  <w:comment w:id="11" w:author="USER" w:date="2025-01-02T22:14:00Z" w:initials="U">
    <w:p w14:paraId="08D129F3" w14:textId="77777777" w:rsidR="00E34F53" w:rsidRDefault="00E34F53">
      <w:pPr>
        <w:pStyle w:val="ad"/>
        <w:rPr>
          <w:lang w:eastAsia="ko-KR"/>
        </w:rPr>
      </w:pPr>
      <w:r>
        <w:rPr>
          <w:rStyle w:val="ac"/>
        </w:rPr>
        <w:annotationRef/>
      </w:r>
      <w:r>
        <w:rPr>
          <w:rFonts w:hint="eastAsia"/>
          <w:lang w:eastAsia="ko-KR"/>
        </w:rPr>
        <w:t>해당</w:t>
      </w:r>
      <w:r>
        <w:rPr>
          <w:rFonts w:hint="eastAsia"/>
          <w:lang w:eastAsia="ko-KR"/>
        </w:rPr>
        <w:t xml:space="preserve"> </w:t>
      </w:r>
      <w:r>
        <w:rPr>
          <w:rFonts w:hint="eastAsia"/>
          <w:lang w:eastAsia="ko-KR"/>
        </w:rPr>
        <w:t>기재를</w:t>
      </w:r>
      <w:r>
        <w:rPr>
          <w:rFonts w:hint="eastAsia"/>
          <w:lang w:eastAsia="ko-KR"/>
        </w:rPr>
        <w:t xml:space="preserve"> </w:t>
      </w:r>
      <w:r>
        <w:rPr>
          <w:rFonts w:hint="eastAsia"/>
          <w:lang w:eastAsia="ko-KR"/>
        </w:rPr>
        <w:t>청구항에</w:t>
      </w:r>
      <w:r>
        <w:rPr>
          <w:rFonts w:hint="eastAsia"/>
          <w:lang w:eastAsia="ko-KR"/>
        </w:rPr>
        <w:t xml:space="preserve"> </w:t>
      </w:r>
      <w:r>
        <w:rPr>
          <w:rFonts w:hint="eastAsia"/>
          <w:lang w:eastAsia="ko-KR"/>
        </w:rPr>
        <w:t>포함할</w:t>
      </w:r>
      <w:r>
        <w:rPr>
          <w:rFonts w:hint="eastAsia"/>
          <w:lang w:eastAsia="ko-KR"/>
        </w:rPr>
        <w:t xml:space="preserve"> </w:t>
      </w:r>
      <w:r>
        <w:rPr>
          <w:rFonts w:hint="eastAsia"/>
          <w:lang w:eastAsia="ko-KR"/>
        </w:rPr>
        <w:t>경우</w:t>
      </w:r>
      <w:r>
        <w:rPr>
          <w:rFonts w:hint="eastAsia"/>
          <w:lang w:eastAsia="ko-KR"/>
        </w:rPr>
        <w:t>,</w:t>
      </w:r>
      <w:r>
        <w:rPr>
          <w:lang w:eastAsia="ko-KR"/>
        </w:rPr>
        <w:t xml:space="preserve"> </w:t>
      </w:r>
      <w:r>
        <w:rPr>
          <w:rFonts w:hint="eastAsia"/>
          <w:lang w:eastAsia="ko-KR"/>
        </w:rPr>
        <w:t>권리</w:t>
      </w:r>
      <w:r>
        <w:rPr>
          <w:rFonts w:hint="eastAsia"/>
          <w:lang w:eastAsia="ko-KR"/>
        </w:rPr>
        <w:t xml:space="preserve"> </w:t>
      </w:r>
      <w:r>
        <w:rPr>
          <w:rFonts w:hint="eastAsia"/>
          <w:lang w:eastAsia="ko-KR"/>
        </w:rPr>
        <w:t>범위가</w:t>
      </w:r>
      <w:r>
        <w:rPr>
          <w:rFonts w:hint="eastAsia"/>
          <w:lang w:eastAsia="ko-KR"/>
        </w:rPr>
        <w:t xml:space="preserve"> </w:t>
      </w:r>
      <w:r>
        <w:rPr>
          <w:rFonts w:hint="eastAsia"/>
          <w:lang w:eastAsia="ko-KR"/>
        </w:rPr>
        <w:t>불필요하게</w:t>
      </w:r>
      <w:r>
        <w:rPr>
          <w:rFonts w:hint="eastAsia"/>
          <w:lang w:eastAsia="ko-KR"/>
        </w:rPr>
        <w:t xml:space="preserve"> </w:t>
      </w:r>
      <w:r>
        <w:rPr>
          <w:rFonts w:hint="eastAsia"/>
          <w:lang w:eastAsia="ko-KR"/>
        </w:rPr>
        <w:t>한정되고</w:t>
      </w:r>
      <w:r>
        <w:rPr>
          <w:rFonts w:hint="eastAsia"/>
          <w:lang w:eastAsia="ko-KR"/>
        </w:rPr>
        <w:t>,</w:t>
      </w:r>
      <w:r>
        <w:rPr>
          <w:lang w:eastAsia="ko-KR"/>
        </w:rPr>
        <w:t xml:space="preserve"> </w:t>
      </w:r>
      <w:r>
        <w:rPr>
          <w:rFonts w:hint="eastAsia"/>
          <w:lang w:eastAsia="ko-KR"/>
        </w:rPr>
        <w:t>오히려</w:t>
      </w:r>
      <w:r>
        <w:rPr>
          <w:rFonts w:hint="eastAsia"/>
          <w:lang w:eastAsia="ko-KR"/>
        </w:rPr>
        <w:t xml:space="preserve"> </w:t>
      </w:r>
      <w:r>
        <w:rPr>
          <w:rFonts w:hint="eastAsia"/>
          <w:lang w:eastAsia="ko-KR"/>
        </w:rPr>
        <w:t>회피하기</w:t>
      </w:r>
      <w:r>
        <w:rPr>
          <w:rFonts w:hint="eastAsia"/>
          <w:lang w:eastAsia="ko-KR"/>
        </w:rPr>
        <w:t xml:space="preserve"> </w:t>
      </w:r>
      <w:r>
        <w:rPr>
          <w:rFonts w:hint="eastAsia"/>
          <w:lang w:eastAsia="ko-KR"/>
        </w:rPr>
        <w:t>쉬워질</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있다고</w:t>
      </w:r>
      <w:r>
        <w:rPr>
          <w:rFonts w:hint="eastAsia"/>
          <w:lang w:eastAsia="ko-KR"/>
        </w:rPr>
        <w:t xml:space="preserve"> </w:t>
      </w:r>
      <w:r>
        <w:rPr>
          <w:rFonts w:hint="eastAsia"/>
          <w:lang w:eastAsia="ko-KR"/>
        </w:rPr>
        <w:t>판단됩니다</w:t>
      </w:r>
      <w:r>
        <w:rPr>
          <w:rFonts w:hint="eastAsia"/>
          <w:lang w:eastAsia="ko-KR"/>
        </w:rPr>
        <w:t>.</w:t>
      </w:r>
    </w:p>
    <w:p w14:paraId="52B8191A" w14:textId="77777777" w:rsidR="00E34F53" w:rsidRDefault="00E34F53">
      <w:pPr>
        <w:pStyle w:val="ad"/>
        <w:rPr>
          <w:lang w:eastAsia="ko-KR"/>
        </w:rPr>
      </w:pPr>
    </w:p>
    <w:p w14:paraId="01F57F7B" w14:textId="6B5033B4" w:rsidR="00E34F53" w:rsidRDefault="00E34F53">
      <w:pPr>
        <w:pStyle w:val="ad"/>
        <w:rPr>
          <w:lang w:eastAsia="ko-KR"/>
        </w:rPr>
      </w:pPr>
      <w:r>
        <w:rPr>
          <w:rFonts w:hint="eastAsia"/>
          <w:lang w:eastAsia="ko-KR"/>
        </w:rPr>
        <w:t>따라서</w:t>
      </w:r>
      <w:r>
        <w:rPr>
          <w:rFonts w:hint="eastAsia"/>
          <w:lang w:eastAsia="ko-KR"/>
        </w:rPr>
        <w:t>,</w:t>
      </w:r>
      <w:r>
        <w:rPr>
          <w:lang w:eastAsia="ko-KR"/>
        </w:rPr>
        <w:t xml:space="preserve"> </w:t>
      </w:r>
      <w:r>
        <w:rPr>
          <w:rFonts w:hint="eastAsia"/>
          <w:lang w:eastAsia="ko-KR"/>
        </w:rPr>
        <w:t>청구항의</w:t>
      </w:r>
      <w:r>
        <w:rPr>
          <w:rFonts w:hint="eastAsia"/>
          <w:lang w:eastAsia="ko-KR"/>
        </w:rPr>
        <w:t xml:space="preserve"> </w:t>
      </w:r>
      <w:r>
        <w:rPr>
          <w:rFonts w:hint="eastAsia"/>
          <w:lang w:eastAsia="ko-KR"/>
        </w:rPr>
        <w:t>경우는</w:t>
      </w:r>
      <w:r>
        <w:rPr>
          <w:rFonts w:hint="eastAsia"/>
          <w:lang w:eastAsia="ko-KR"/>
        </w:rPr>
        <w:t xml:space="preserve"> </w:t>
      </w:r>
      <w:r>
        <w:rPr>
          <w:rFonts w:hint="eastAsia"/>
          <w:lang w:eastAsia="ko-KR"/>
        </w:rPr>
        <w:t>현재</w:t>
      </w:r>
      <w:r>
        <w:rPr>
          <w:rFonts w:hint="eastAsia"/>
          <w:lang w:eastAsia="ko-KR"/>
        </w:rPr>
        <w:t xml:space="preserve"> </w:t>
      </w:r>
      <w:r>
        <w:rPr>
          <w:rFonts w:hint="eastAsia"/>
          <w:lang w:eastAsia="ko-KR"/>
        </w:rPr>
        <w:t>기재를</w:t>
      </w:r>
      <w:r>
        <w:rPr>
          <w:rFonts w:hint="eastAsia"/>
          <w:lang w:eastAsia="ko-KR"/>
        </w:rPr>
        <w:t xml:space="preserve"> </w:t>
      </w:r>
      <w:r>
        <w:rPr>
          <w:rFonts w:hint="eastAsia"/>
          <w:lang w:eastAsia="ko-KR"/>
        </w:rPr>
        <w:t>유지하고</w:t>
      </w:r>
      <w:r>
        <w:rPr>
          <w:rFonts w:hint="eastAsia"/>
          <w:lang w:eastAsia="ko-KR"/>
        </w:rPr>
        <w:t>,</w:t>
      </w:r>
      <w:r>
        <w:rPr>
          <w:lang w:eastAsia="ko-KR"/>
        </w:rPr>
        <w:t xml:space="preserve"> </w:t>
      </w:r>
      <w:r>
        <w:rPr>
          <w:rFonts w:hint="eastAsia"/>
          <w:lang w:eastAsia="ko-KR"/>
        </w:rPr>
        <w:t>추후</w:t>
      </w:r>
      <w:r>
        <w:rPr>
          <w:rFonts w:hint="eastAsia"/>
          <w:lang w:eastAsia="ko-KR"/>
        </w:rPr>
        <w:t xml:space="preserve"> </w:t>
      </w:r>
      <w:r>
        <w:rPr>
          <w:rFonts w:hint="eastAsia"/>
          <w:lang w:eastAsia="ko-KR"/>
        </w:rPr>
        <w:t>혹여나</w:t>
      </w:r>
      <w:r>
        <w:rPr>
          <w:rFonts w:hint="eastAsia"/>
          <w:lang w:eastAsia="ko-KR"/>
        </w:rPr>
        <w:t xml:space="preserve"> </w:t>
      </w:r>
      <w:r>
        <w:rPr>
          <w:rFonts w:hint="eastAsia"/>
          <w:lang w:eastAsia="ko-KR"/>
        </w:rPr>
        <w:t>심사</w:t>
      </w:r>
      <w:r>
        <w:rPr>
          <w:rFonts w:hint="eastAsia"/>
          <w:lang w:eastAsia="ko-KR"/>
        </w:rPr>
        <w:t xml:space="preserve"> </w:t>
      </w:r>
      <w:r>
        <w:rPr>
          <w:rFonts w:hint="eastAsia"/>
          <w:lang w:eastAsia="ko-KR"/>
        </w:rPr>
        <w:t>과정이나</w:t>
      </w:r>
      <w:r>
        <w:rPr>
          <w:rFonts w:hint="eastAsia"/>
          <w:lang w:eastAsia="ko-KR"/>
        </w:rPr>
        <w:t>,</w:t>
      </w:r>
      <w:r>
        <w:rPr>
          <w:lang w:eastAsia="ko-KR"/>
        </w:rPr>
        <w:t xml:space="preserve"> </w:t>
      </w:r>
      <w:r>
        <w:rPr>
          <w:rFonts w:hint="eastAsia"/>
          <w:lang w:eastAsia="ko-KR"/>
        </w:rPr>
        <w:t>권리</w:t>
      </w:r>
      <w:r>
        <w:rPr>
          <w:rFonts w:hint="eastAsia"/>
          <w:lang w:eastAsia="ko-KR"/>
        </w:rPr>
        <w:t xml:space="preserve"> </w:t>
      </w:r>
      <w:r>
        <w:rPr>
          <w:rFonts w:hint="eastAsia"/>
          <w:lang w:eastAsia="ko-KR"/>
        </w:rPr>
        <w:t>활용</w:t>
      </w:r>
      <w:r>
        <w:rPr>
          <w:rFonts w:hint="eastAsia"/>
          <w:lang w:eastAsia="ko-KR"/>
        </w:rPr>
        <w:t xml:space="preserve"> </w:t>
      </w:r>
      <w:r>
        <w:rPr>
          <w:rFonts w:hint="eastAsia"/>
          <w:lang w:eastAsia="ko-KR"/>
        </w:rPr>
        <w:t>시에</w:t>
      </w:r>
      <w:r>
        <w:rPr>
          <w:rFonts w:hint="eastAsia"/>
          <w:lang w:eastAsia="ko-KR"/>
        </w:rPr>
        <w:t xml:space="preserve"> </w:t>
      </w:r>
      <w:r>
        <w:rPr>
          <w:rFonts w:hint="eastAsia"/>
          <w:lang w:eastAsia="ko-KR"/>
        </w:rPr>
        <w:t>이용할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있도록</w:t>
      </w:r>
      <w:r>
        <w:rPr>
          <w:rFonts w:hint="eastAsia"/>
          <w:lang w:eastAsia="ko-KR"/>
        </w:rPr>
        <w:t xml:space="preserve"> </w:t>
      </w:r>
      <w:r>
        <w:rPr>
          <w:rFonts w:hint="eastAsia"/>
          <w:lang w:eastAsia="ko-KR"/>
        </w:rPr>
        <w:t>발명의</w:t>
      </w:r>
      <w:r>
        <w:rPr>
          <w:rFonts w:hint="eastAsia"/>
          <w:lang w:eastAsia="ko-KR"/>
        </w:rPr>
        <w:t xml:space="preserve"> </w:t>
      </w:r>
      <w:r>
        <w:rPr>
          <w:rFonts w:hint="eastAsia"/>
          <w:lang w:eastAsia="ko-KR"/>
        </w:rPr>
        <w:t>설명</w:t>
      </w:r>
      <w:r>
        <w:rPr>
          <w:rFonts w:hint="eastAsia"/>
          <w:lang w:eastAsia="ko-KR"/>
        </w:rPr>
        <w:t xml:space="preserve"> </w:t>
      </w:r>
      <w:r>
        <w:rPr>
          <w:rFonts w:hint="eastAsia"/>
          <w:lang w:eastAsia="ko-KR"/>
        </w:rPr>
        <w:t>부분</w:t>
      </w:r>
      <w:r w:rsidR="005714BD">
        <w:rPr>
          <w:rFonts w:hint="eastAsia"/>
          <w:lang w:eastAsia="ko-KR"/>
        </w:rPr>
        <w:t>(</w:t>
      </w:r>
      <w:r w:rsidR="005714BD">
        <w:rPr>
          <w:lang w:eastAsia="ko-KR"/>
        </w:rPr>
        <w:t xml:space="preserve">p.28, </w:t>
      </w:r>
      <w:r w:rsidR="005714BD">
        <w:rPr>
          <w:rFonts w:hint="eastAsia"/>
          <w:lang w:eastAsia="ko-KR"/>
        </w:rPr>
        <w:t>p</w:t>
      </w:r>
      <w:r w:rsidR="005714BD">
        <w:rPr>
          <w:lang w:eastAsia="ko-KR"/>
        </w:rPr>
        <w:t>. 30)</w:t>
      </w:r>
      <w:r>
        <w:rPr>
          <w:rFonts w:hint="eastAsia"/>
          <w:lang w:eastAsia="ko-KR"/>
        </w:rPr>
        <w:t>에</w:t>
      </w:r>
      <w:r>
        <w:rPr>
          <w:rFonts w:hint="eastAsia"/>
          <w:lang w:eastAsia="ko-KR"/>
        </w:rPr>
        <w:t xml:space="preserve"> </w:t>
      </w:r>
      <w:r>
        <w:rPr>
          <w:rFonts w:hint="eastAsia"/>
          <w:lang w:eastAsia="ko-KR"/>
        </w:rPr>
        <w:t>말씀해주신</w:t>
      </w:r>
      <w:r>
        <w:rPr>
          <w:rFonts w:hint="eastAsia"/>
          <w:lang w:eastAsia="ko-KR"/>
        </w:rPr>
        <w:t xml:space="preserve"> </w:t>
      </w:r>
      <w:r>
        <w:rPr>
          <w:rFonts w:hint="eastAsia"/>
          <w:lang w:eastAsia="ko-KR"/>
        </w:rPr>
        <w:t>내용을</w:t>
      </w:r>
      <w:r>
        <w:rPr>
          <w:rFonts w:hint="eastAsia"/>
          <w:lang w:eastAsia="ko-KR"/>
        </w:rPr>
        <w:t xml:space="preserve"> </w:t>
      </w:r>
      <w:r>
        <w:rPr>
          <w:rFonts w:hint="eastAsia"/>
          <w:lang w:eastAsia="ko-KR"/>
        </w:rPr>
        <w:t>추가하였습니다</w:t>
      </w:r>
      <w:r>
        <w:rPr>
          <w:rFonts w:hint="eastAsia"/>
          <w:lang w:eastAsia="ko-KR"/>
        </w:rPr>
        <w:t>.</w:t>
      </w:r>
    </w:p>
    <w:p w14:paraId="13748551" w14:textId="77777777" w:rsidR="00E34F53" w:rsidRDefault="00E34F53">
      <w:pPr>
        <w:pStyle w:val="ad"/>
        <w:rPr>
          <w:lang w:eastAsia="ko-KR"/>
        </w:rPr>
      </w:pPr>
    </w:p>
    <w:p w14:paraId="6B0CC6E2" w14:textId="0C53BAA0" w:rsidR="00E34F53" w:rsidRDefault="00E34F53">
      <w:pPr>
        <w:pStyle w:val="ad"/>
        <w:rPr>
          <w:rFonts w:hint="eastAsia"/>
          <w:lang w:eastAsia="ko-KR"/>
        </w:rPr>
      </w:pPr>
      <w:r>
        <w:rPr>
          <w:rFonts w:hint="eastAsia"/>
          <w:lang w:eastAsia="ko-KR"/>
        </w:rPr>
        <w:t>해당</w:t>
      </w:r>
      <w:r>
        <w:rPr>
          <w:rFonts w:hint="eastAsia"/>
          <w:lang w:eastAsia="ko-KR"/>
        </w:rPr>
        <w:t xml:space="preserve"> </w:t>
      </w:r>
      <w:r>
        <w:rPr>
          <w:rFonts w:hint="eastAsia"/>
          <w:lang w:eastAsia="ko-KR"/>
        </w:rPr>
        <w:t>기재는</w:t>
      </w:r>
      <w:r>
        <w:rPr>
          <w:rFonts w:hint="eastAsia"/>
          <w:lang w:eastAsia="ko-KR"/>
        </w:rPr>
        <w:t xml:space="preserve"> </w:t>
      </w:r>
      <w:r>
        <w:rPr>
          <w:rFonts w:hint="eastAsia"/>
          <w:lang w:eastAsia="ko-KR"/>
        </w:rPr>
        <w:t>청구항에</w:t>
      </w:r>
      <w:r>
        <w:rPr>
          <w:rFonts w:hint="eastAsia"/>
          <w:lang w:eastAsia="ko-KR"/>
        </w:rPr>
        <w:t xml:space="preserve"> </w:t>
      </w:r>
      <w:r>
        <w:rPr>
          <w:rFonts w:hint="eastAsia"/>
          <w:lang w:eastAsia="ko-KR"/>
        </w:rPr>
        <w:t>기재된</w:t>
      </w:r>
      <w:r>
        <w:rPr>
          <w:rFonts w:hint="eastAsia"/>
          <w:lang w:eastAsia="ko-KR"/>
        </w:rPr>
        <w:t xml:space="preserve"> </w:t>
      </w:r>
      <w:r>
        <w:rPr>
          <w:rFonts w:hint="eastAsia"/>
          <w:lang w:eastAsia="ko-KR"/>
        </w:rPr>
        <w:t>내용에</w:t>
      </w:r>
      <w:r>
        <w:rPr>
          <w:rFonts w:hint="eastAsia"/>
          <w:lang w:eastAsia="ko-KR"/>
        </w:rPr>
        <w:t xml:space="preserve"> </w:t>
      </w:r>
      <w:r>
        <w:rPr>
          <w:rFonts w:hint="eastAsia"/>
          <w:lang w:eastAsia="ko-KR"/>
        </w:rPr>
        <w:t>대한</w:t>
      </w:r>
      <w:r>
        <w:rPr>
          <w:rFonts w:hint="eastAsia"/>
          <w:lang w:eastAsia="ko-KR"/>
        </w:rPr>
        <w:t xml:space="preserve"> </w:t>
      </w:r>
      <w:r>
        <w:rPr>
          <w:rFonts w:hint="eastAsia"/>
          <w:lang w:eastAsia="ko-KR"/>
        </w:rPr>
        <w:t>구체적인</w:t>
      </w:r>
      <w:r>
        <w:rPr>
          <w:rFonts w:hint="eastAsia"/>
          <w:lang w:eastAsia="ko-KR"/>
        </w:rPr>
        <w:t xml:space="preserve"> </w:t>
      </w:r>
      <w:r>
        <w:rPr>
          <w:rFonts w:hint="eastAsia"/>
          <w:lang w:eastAsia="ko-KR"/>
        </w:rPr>
        <w:t>실시예들</w:t>
      </w:r>
      <w:r>
        <w:rPr>
          <w:rFonts w:hint="eastAsia"/>
          <w:lang w:eastAsia="ko-KR"/>
        </w:rPr>
        <w:t xml:space="preserve"> </w:t>
      </w:r>
      <w:r>
        <w:rPr>
          <w:rFonts w:hint="eastAsia"/>
          <w:lang w:eastAsia="ko-KR"/>
        </w:rPr>
        <w:t>중</w:t>
      </w:r>
      <w:r>
        <w:rPr>
          <w:rFonts w:hint="eastAsia"/>
          <w:lang w:eastAsia="ko-KR"/>
        </w:rPr>
        <w:t xml:space="preserve"> </w:t>
      </w:r>
      <w:r>
        <w:rPr>
          <w:rFonts w:hint="eastAsia"/>
          <w:lang w:eastAsia="ko-KR"/>
        </w:rPr>
        <w:t>하나로</w:t>
      </w:r>
      <w:r>
        <w:rPr>
          <w:rFonts w:hint="eastAsia"/>
          <w:lang w:eastAsia="ko-KR"/>
        </w:rPr>
        <w:t>,</w:t>
      </w:r>
      <w:r>
        <w:rPr>
          <w:lang w:eastAsia="ko-KR"/>
        </w:rPr>
        <w:t xml:space="preserve"> </w:t>
      </w:r>
      <w:r>
        <w:rPr>
          <w:rFonts w:hint="eastAsia"/>
          <w:lang w:eastAsia="ko-KR"/>
        </w:rPr>
        <w:t>해당</w:t>
      </w:r>
      <w:r>
        <w:rPr>
          <w:rFonts w:hint="eastAsia"/>
          <w:lang w:eastAsia="ko-KR"/>
        </w:rPr>
        <w:t xml:space="preserve"> </w:t>
      </w:r>
      <w:r>
        <w:rPr>
          <w:rFonts w:hint="eastAsia"/>
          <w:lang w:eastAsia="ko-KR"/>
        </w:rPr>
        <w:t>기재를</w:t>
      </w:r>
      <w:r>
        <w:rPr>
          <w:rFonts w:hint="eastAsia"/>
          <w:lang w:eastAsia="ko-KR"/>
        </w:rPr>
        <w:t xml:space="preserve"> </w:t>
      </w:r>
      <w:r>
        <w:rPr>
          <w:rFonts w:hint="eastAsia"/>
          <w:lang w:eastAsia="ko-KR"/>
        </w:rPr>
        <w:t>청구항에</w:t>
      </w:r>
      <w:r>
        <w:rPr>
          <w:rFonts w:hint="eastAsia"/>
          <w:lang w:eastAsia="ko-KR"/>
        </w:rPr>
        <w:t xml:space="preserve"> </w:t>
      </w:r>
      <w:r>
        <w:rPr>
          <w:rFonts w:hint="eastAsia"/>
          <w:lang w:eastAsia="ko-KR"/>
        </w:rPr>
        <w:t>기재하지</w:t>
      </w:r>
      <w:r>
        <w:rPr>
          <w:rFonts w:hint="eastAsia"/>
          <w:lang w:eastAsia="ko-KR"/>
        </w:rPr>
        <w:t xml:space="preserve"> </w:t>
      </w:r>
      <w:r>
        <w:rPr>
          <w:rFonts w:hint="eastAsia"/>
          <w:lang w:eastAsia="ko-KR"/>
        </w:rPr>
        <w:t>않더라도</w:t>
      </w:r>
      <w:r>
        <w:rPr>
          <w:rFonts w:hint="eastAsia"/>
          <w:lang w:eastAsia="ko-KR"/>
        </w:rPr>
        <w:t xml:space="preserve"> </w:t>
      </w:r>
      <w:r>
        <w:rPr>
          <w:rFonts w:hint="eastAsia"/>
          <w:lang w:eastAsia="ko-KR"/>
        </w:rPr>
        <w:t>보호받을</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있다고</w:t>
      </w:r>
      <w:r>
        <w:rPr>
          <w:rFonts w:hint="eastAsia"/>
          <w:lang w:eastAsia="ko-KR"/>
        </w:rPr>
        <w:t xml:space="preserve"> </w:t>
      </w:r>
      <w:r>
        <w:rPr>
          <w:rFonts w:hint="eastAsia"/>
          <w:lang w:eastAsia="ko-KR"/>
        </w:rPr>
        <w:t>사료됩니다</w:t>
      </w:r>
      <w:r>
        <w:rPr>
          <w:rFonts w:hint="eastAsia"/>
          <w:lang w:eastAsia="ko-KR"/>
        </w:rPr>
        <w:t>.</w:t>
      </w:r>
    </w:p>
  </w:comment>
  <w:comment w:id="12" w:author="Heejeong Hwang" w:date="2024-12-16T20:19:00Z" w:initials="HH">
    <w:p w14:paraId="6335D6E5" w14:textId="7FBA7248" w:rsidR="001E3533" w:rsidRDefault="001E3533" w:rsidP="001E3533">
      <w:pPr>
        <w:rPr>
          <w:lang w:eastAsia="ko-KR"/>
        </w:rPr>
      </w:pPr>
      <w:r>
        <w:rPr>
          <w:rStyle w:val="ac"/>
        </w:rPr>
        <w:annotationRef/>
      </w:r>
      <w:r>
        <w:rPr>
          <w:rFonts w:hint="eastAsia"/>
          <w:color w:val="000000"/>
          <w:lang w:eastAsia="ko-KR"/>
        </w:rPr>
        <w:t>본</w:t>
      </w:r>
      <w:r>
        <w:rPr>
          <w:rFonts w:hint="eastAsia"/>
          <w:color w:val="000000"/>
          <w:lang w:eastAsia="ko-KR"/>
        </w:rPr>
        <w:t xml:space="preserve"> </w:t>
      </w:r>
      <w:r>
        <w:rPr>
          <w:rFonts w:hint="eastAsia"/>
          <w:color w:val="000000"/>
          <w:lang w:eastAsia="ko-KR"/>
        </w:rPr>
        <w:t>기술에서</w:t>
      </w:r>
      <w:r>
        <w:rPr>
          <w:rFonts w:hint="eastAsia"/>
          <w:color w:val="000000"/>
          <w:lang w:eastAsia="ko-KR"/>
        </w:rPr>
        <w:t xml:space="preserve"> </w:t>
      </w:r>
      <w:r>
        <w:rPr>
          <w:rFonts w:hint="eastAsia"/>
          <w:color w:val="000000"/>
          <w:lang w:eastAsia="ko-KR"/>
        </w:rPr>
        <w:t>사용하는</w:t>
      </w:r>
      <w:r>
        <w:rPr>
          <w:rFonts w:hint="eastAsia"/>
          <w:color w:val="000000"/>
          <w:lang w:eastAsia="ko-KR"/>
        </w:rPr>
        <w:t xml:space="preserve"> input data </w:t>
      </w:r>
      <w:r>
        <w:rPr>
          <w:rFonts w:hint="eastAsia"/>
          <w:color w:val="000000"/>
          <w:lang w:eastAsia="ko-KR"/>
        </w:rPr>
        <w:t>형태가</w:t>
      </w:r>
      <w:r>
        <w:rPr>
          <w:rFonts w:hint="eastAsia"/>
          <w:color w:val="000000"/>
          <w:lang w:eastAsia="ko-KR"/>
        </w:rPr>
        <w:t xml:space="preserve"> </w:t>
      </w:r>
      <w:r>
        <w:rPr>
          <w:rFonts w:hint="eastAsia"/>
          <w:color w:val="000000"/>
          <w:lang w:eastAsia="ko-KR"/>
        </w:rPr>
        <w:t>그래프</w:t>
      </w:r>
      <w:r>
        <w:rPr>
          <w:rFonts w:hint="eastAsia"/>
          <w:color w:val="000000"/>
          <w:lang w:eastAsia="ko-KR"/>
        </w:rPr>
        <w:t xml:space="preserve"> </w:t>
      </w:r>
      <w:r>
        <w:rPr>
          <w:rFonts w:hint="eastAsia"/>
          <w:color w:val="000000"/>
          <w:lang w:eastAsia="ko-KR"/>
        </w:rPr>
        <w:t>형태이므로</w:t>
      </w:r>
      <w:r>
        <w:rPr>
          <w:rFonts w:hint="eastAsia"/>
          <w:color w:val="000000"/>
          <w:lang w:eastAsia="ko-KR"/>
        </w:rPr>
        <w:t xml:space="preserve">, CNN, RNN </w:t>
      </w:r>
      <w:r>
        <w:rPr>
          <w:rFonts w:hint="eastAsia"/>
          <w:color w:val="000000"/>
          <w:lang w:eastAsia="ko-KR"/>
        </w:rPr>
        <w:t>등의</w:t>
      </w:r>
      <w:r>
        <w:rPr>
          <w:rFonts w:hint="eastAsia"/>
          <w:color w:val="000000"/>
          <w:lang w:eastAsia="ko-KR"/>
        </w:rPr>
        <w:t xml:space="preserve"> </w:t>
      </w:r>
      <w:r>
        <w:rPr>
          <w:rFonts w:hint="eastAsia"/>
          <w:color w:val="000000"/>
          <w:lang w:eastAsia="ko-KR"/>
        </w:rPr>
        <w:t>모델을</w:t>
      </w:r>
      <w:r>
        <w:rPr>
          <w:rFonts w:hint="eastAsia"/>
          <w:color w:val="000000"/>
          <w:lang w:eastAsia="ko-KR"/>
        </w:rPr>
        <w:t xml:space="preserve"> </w:t>
      </w:r>
      <w:r>
        <w:rPr>
          <w:rFonts w:hint="eastAsia"/>
          <w:color w:val="000000"/>
          <w:lang w:eastAsia="ko-KR"/>
        </w:rPr>
        <w:t>포함하는</w:t>
      </w:r>
      <w:r>
        <w:rPr>
          <w:rFonts w:hint="eastAsia"/>
          <w:color w:val="000000"/>
          <w:lang w:eastAsia="ko-KR"/>
        </w:rPr>
        <w:t xml:space="preserve"> </w:t>
      </w:r>
      <w:r>
        <w:rPr>
          <w:rFonts w:hint="eastAsia"/>
          <w:color w:val="000000"/>
          <w:lang w:eastAsia="ko-KR"/>
        </w:rPr>
        <w:t>것은</w:t>
      </w:r>
      <w:r>
        <w:rPr>
          <w:rFonts w:hint="eastAsia"/>
          <w:color w:val="000000"/>
          <w:lang w:eastAsia="ko-KR"/>
        </w:rPr>
        <w:t xml:space="preserve"> </w:t>
      </w:r>
      <w:r>
        <w:rPr>
          <w:rFonts w:hint="eastAsia"/>
          <w:color w:val="000000"/>
          <w:lang w:eastAsia="ko-KR"/>
        </w:rPr>
        <w:t>부적절할</w:t>
      </w:r>
      <w:r>
        <w:rPr>
          <w:rFonts w:hint="eastAsia"/>
          <w:color w:val="000000"/>
          <w:lang w:eastAsia="ko-KR"/>
        </w:rPr>
        <w:t xml:space="preserve"> </w:t>
      </w:r>
      <w:r>
        <w:rPr>
          <w:rFonts w:hint="eastAsia"/>
          <w:color w:val="000000"/>
          <w:lang w:eastAsia="ko-KR"/>
        </w:rPr>
        <w:t>수</w:t>
      </w:r>
      <w:r>
        <w:rPr>
          <w:rFonts w:hint="eastAsia"/>
          <w:color w:val="000000"/>
          <w:lang w:eastAsia="ko-KR"/>
        </w:rPr>
        <w:t xml:space="preserve"> </w:t>
      </w:r>
      <w:r>
        <w:rPr>
          <w:rFonts w:hint="eastAsia"/>
          <w:color w:val="000000"/>
          <w:lang w:eastAsia="ko-KR"/>
        </w:rPr>
        <w:t>있을</w:t>
      </w:r>
      <w:r>
        <w:rPr>
          <w:rFonts w:hint="eastAsia"/>
          <w:color w:val="000000"/>
          <w:lang w:eastAsia="ko-KR"/>
        </w:rPr>
        <w:t xml:space="preserve"> </w:t>
      </w:r>
      <w:r>
        <w:rPr>
          <w:rFonts w:hint="eastAsia"/>
          <w:color w:val="000000"/>
          <w:lang w:eastAsia="ko-KR"/>
        </w:rPr>
        <w:t>것</w:t>
      </w:r>
      <w:r>
        <w:rPr>
          <w:rFonts w:hint="eastAsia"/>
          <w:color w:val="000000"/>
          <w:lang w:eastAsia="ko-KR"/>
        </w:rPr>
        <w:t xml:space="preserve"> </w:t>
      </w:r>
      <w:r>
        <w:rPr>
          <w:rFonts w:hint="eastAsia"/>
          <w:color w:val="000000"/>
          <w:lang w:eastAsia="ko-KR"/>
        </w:rPr>
        <w:t>같습니다</w:t>
      </w:r>
      <w:r>
        <w:rPr>
          <w:rFonts w:hint="eastAsia"/>
          <w:color w:val="000000"/>
          <w:lang w:eastAsia="ko-KR"/>
        </w:rPr>
        <w:t xml:space="preserve">. </w:t>
      </w:r>
      <w:r>
        <w:rPr>
          <w:rFonts w:hint="eastAsia"/>
          <w:color w:val="000000"/>
          <w:lang w:eastAsia="ko-KR"/>
        </w:rPr>
        <w:t>아래와</w:t>
      </w:r>
      <w:r>
        <w:rPr>
          <w:rFonts w:hint="eastAsia"/>
          <w:color w:val="000000"/>
          <w:lang w:eastAsia="ko-KR"/>
        </w:rPr>
        <w:t xml:space="preserve"> </w:t>
      </w:r>
      <w:r>
        <w:rPr>
          <w:rFonts w:hint="eastAsia"/>
          <w:color w:val="000000"/>
          <w:lang w:eastAsia="ko-KR"/>
        </w:rPr>
        <w:t>같이</w:t>
      </w:r>
      <w:r>
        <w:rPr>
          <w:rFonts w:hint="eastAsia"/>
          <w:color w:val="000000"/>
          <w:lang w:eastAsia="ko-KR"/>
        </w:rPr>
        <w:t xml:space="preserve"> </w:t>
      </w:r>
      <w:r>
        <w:rPr>
          <w:rFonts w:hint="eastAsia"/>
          <w:color w:val="000000"/>
          <w:lang w:eastAsia="ko-KR"/>
        </w:rPr>
        <w:t>수정</w:t>
      </w:r>
      <w:r>
        <w:rPr>
          <w:rFonts w:hint="eastAsia"/>
          <w:color w:val="000000"/>
          <w:lang w:eastAsia="ko-KR"/>
        </w:rPr>
        <w:t xml:space="preserve"> </w:t>
      </w:r>
      <w:r>
        <w:rPr>
          <w:rFonts w:hint="eastAsia"/>
          <w:color w:val="000000"/>
          <w:lang w:eastAsia="ko-KR"/>
        </w:rPr>
        <w:t>가능할까요</w:t>
      </w:r>
      <w:r>
        <w:rPr>
          <w:rFonts w:hint="eastAsia"/>
          <w:color w:val="000000"/>
          <w:lang w:eastAsia="ko-KR"/>
        </w:rPr>
        <w:t>?</w:t>
      </w:r>
    </w:p>
    <w:p w14:paraId="23820A9A" w14:textId="77777777" w:rsidR="001E3533" w:rsidRDefault="001E3533" w:rsidP="001E3533">
      <w:pPr>
        <w:rPr>
          <w:lang w:eastAsia="ko-KR"/>
        </w:rPr>
      </w:pPr>
    </w:p>
    <w:p w14:paraId="06D65325" w14:textId="77777777" w:rsidR="001E3533" w:rsidRDefault="001E3533" w:rsidP="001E3533">
      <w:r>
        <w:rPr>
          <w:rFonts w:hint="eastAsia"/>
          <w:color w:val="000000"/>
        </w:rPr>
        <w:t>제</w:t>
      </w:r>
      <w:r>
        <w:rPr>
          <w:rFonts w:hint="eastAsia"/>
          <w:color w:val="000000"/>
        </w:rPr>
        <w:t xml:space="preserve">1 </w:t>
      </w:r>
      <w:proofErr w:type="spellStart"/>
      <w:r>
        <w:rPr>
          <w:rFonts w:hint="eastAsia"/>
          <w:color w:val="000000"/>
        </w:rPr>
        <w:t>인공</w:t>
      </w:r>
      <w:proofErr w:type="spellEnd"/>
      <w:r>
        <w:rPr>
          <w:rFonts w:hint="eastAsia"/>
          <w:color w:val="000000"/>
        </w:rPr>
        <w:t xml:space="preserve"> </w:t>
      </w:r>
      <w:proofErr w:type="spellStart"/>
      <w:r>
        <w:rPr>
          <w:rFonts w:hint="eastAsia"/>
          <w:color w:val="000000"/>
        </w:rPr>
        <w:t>지능</w:t>
      </w:r>
      <w:proofErr w:type="spellEnd"/>
      <w:r>
        <w:rPr>
          <w:rFonts w:hint="eastAsia"/>
          <w:color w:val="000000"/>
        </w:rPr>
        <w:t xml:space="preserve"> </w:t>
      </w:r>
      <w:proofErr w:type="spellStart"/>
      <w:proofErr w:type="gramStart"/>
      <w:r>
        <w:rPr>
          <w:rFonts w:hint="eastAsia"/>
          <w:color w:val="000000"/>
        </w:rPr>
        <w:t>모델</w:t>
      </w:r>
      <w:proofErr w:type="spellEnd"/>
      <w:r>
        <w:rPr>
          <w:rFonts w:hint="eastAsia"/>
          <w:color w:val="000000"/>
        </w:rPr>
        <w:t>(</w:t>
      </w:r>
      <w:proofErr w:type="gramEnd"/>
      <w:r>
        <w:rPr>
          <w:rFonts w:hint="eastAsia"/>
          <w:color w:val="000000"/>
        </w:rPr>
        <w:t xml:space="preserve">124) </w:t>
      </w:r>
      <w:r>
        <w:rPr>
          <w:rFonts w:hint="eastAsia"/>
          <w:color w:val="000000"/>
        </w:rPr>
        <w:t>및</w:t>
      </w:r>
      <w:r>
        <w:rPr>
          <w:rFonts w:hint="eastAsia"/>
          <w:color w:val="000000"/>
        </w:rPr>
        <w:t xml:space="preserve"> </w:t>
      </w:r>
      <w:r>
        <w:rPr>
          <w:rFonts w:hint="eastAsia"/>
          <w:color w:val="000000"/>
        </w:rPr>
        <w:t>제</w:t>
      </w:r>
      <w:r>
        <w:rPr>
          <w:rFonts w:hint="eastAsia"/>
          <w:color w:val="000000"/>
        </w:rPr>
        <w:t xml:space="preserve">2 </w:t>
      </w:r>
      <w:r>
        <w:rPr>
          <w:rFonts w:hint="eastAsia"/>
          <w:color w:val="000000"/>
        </w:rPr>
        <w:t>인공</w:t>
      </w:r>
      <w:r>
        <w:rPr>
          <w:rFonts w:hint="eastAsia"/>
          <w:color w:val="000000"/>
        </w:rPr>
        <w:t xml:space="preserve"> </w:t>
      </w:r>
      <w:r>
        <w:rPr>
          <w:rFonts w:hint="eastAsia"/>
          <w:color w:val="000000"/>
        </w:rPr>
        <w:t>지능</w:t>
      </w:r>
      <w:r>
        <w:rPr>
          <w:rFonts w:hint="eastAsia"/>
          <w:color w:val="000000"/>
        </w:rPr>
        <w:t xml:space="preserve"> </w:t>
      </w:r>
      <w:r>
        <w:rPr>
          <w:rFonts w:hint="eastAsia"/>
          <w:color w:val="000000"/>
        </w:rPr>
        <w:t>모델</w:t>
      </w:r>
      <w:r>
        <w:rPr>
          <w:rFonts w:hint="eastAsia"/>
          <w:color w:val="000000"/>
        </w:rPr>
        <w:t>(125)</w:t>
      </w:r>
      <w:r>
        <w:rPr>
          <w:rFonts w:hint="eastAsia"/>
          <w:color w:val="000000"/>
        </w:rPr>
        <w:t>은</w:t>
      </w:r>
      <w:r>
        <w:rPr>
          <w:rFonts w:hint="eastAsia"/>
          <w:color w:val="000000"/>
        </w:rPr>
        <w:t xml:space="preserve"> </w:t>
      </w:r>
      <w:r>
        <w:rPr>
          <w:rFonts w:hint="eastAsia"/>
          <w:color w:val="000000"/>
        </w:rPr>
        <w:t>그래프</w:t>
      </w:r>
      <w:r>
        <w:rPr>
          <w:rFonts w:hint="eastAsia"/>
          <w:color w:val="000000"/>
        </w:rPr>
        <w:t xml:space="preserve"> </w:t>
      </w:r>
      <w:r>
        <w:rPr>
          <w:rFonts w:hint="eastAsia"/>
          <w:color w:val="000000"/>
        </w:rPr>
        <w:t>데이터를</w:t>
      </w:r>
      <w:r>
        <w:rPr>
          <w:rFonts w:hint="eastAsia"/>
          <w:color w:val="000000"/>
        </w:rPr>
        <w:t xml:space="preserve"> </w:t>
      </w:r>
      <w:r>
        <w:rPr>
          <w:rFonts w:hint="eastAsia"/>
          <w:color w:val="000000"/>
        </w:rPr>
        <w:t>처리하기</w:t>
      </w:r>
      <w:r>
        <w:rPr>
          <w:rFonts w:hint="eastAsia"/>
          <w:color w:val="000000"/>
        </w:rPr>
        <w:t xml:space="preserve"> </w:t>
      </w:r>
      <w:r>
        <w:rPr>
          <w:rFonts w:hint="eastAsia"/>
          <w:color w:val="000000"/>
        </w:rPr>
        <w:t>위한</w:t>
      </w:r>
      <w:r>
        <w:rPr>
          <w:rFonts w:hint="eastAsia"/>
          <w:color w:val="000000"/>
        </w:rPr>
        <w:t xml:space="preserve"> </w:t>
      </w:r>
      <w:r>
        <w:rPr>
          <w:rFonts w:hint="eastAsia"/>
          <w:color w:val="000000"/>
        </w:rPr>
        <w:t>그래프</w:t>
      </w:r>
      <w:r>
        <w:rPr>
          <w:rFonts w:hint="eastAsia"/>
          <w:color w:val="000000"/>
        </w:rPr>
        <w:t xml:space="preserve"> </w:t>
      </w:r>
      <w:r>
        <w:rPr>
          <w:rFonts w:hint="eastAsia"/>
          <w:color w:val="000000"/>
        </w:rPr>
        <w:t>신경망</w:t>
      </w:r>
      <w:r>
        <w:rPr>
          <w:rFonts w:hint="eastAsia"/>
          <w:color w:val="000000"/>
        </w:rPr>
        <w:t>(GNN: Graph Neural Network)</w:t>
      </w:r>
      <w:r>
        <w:rPr>
          <w:rFonts w:hint="eastAsia"/>
          <w:color w:val="000000"/>
        </w:rPr>
        <w:t>을</w:t>
      </w:r>
      <w:r>
        <w:rPr>
          <w:rFonts w:hint="eastAsia"/>
          <w:color w:val="000000"/>
        </w:rPr>
        <w:t xml:space="preserve"> </w:t>
      </w:r>
      <w:r>
        <w:rPr>
          <w:rFonts w:hint="eastAsia"/>
          <w:color w:val="000000"/>
        </w:rPr>
        <w:t>포함할</w:t>
      </w:r>
      <w:r>
        <w:rPr>
          <w:rFonts w:hint="eastAsia"/>
          <w:color w:val="000000"/>
        </w:rPr>
        <w:t xml:space="preserve"> </w:t>
      </w:r>
      <w:r>
        <w:rPr>
          <w:rFonts w:hint="eastAsia"/>
          <w:color w:val="000000"/>
        </w:rPr>
        <w:t>수</w:t>
      </w:r>
      <w:r>
        <w:rPr>
          <w:rFonts w:hint="eastAsia"/>
          <w:color w:val="000000"/>
        </w:rPr>
        <w:t xml:space="preserve"> </w:t>
      </w:r>
      <w:r>
        <w:rPr>
          <w:rFonts w:hint="eastAsia"/>
          <w:color w:val="000000"/>
        </w:rPr>
        <w:t>있으며</w:t>
      </w:r>
      <w:r>
        <w:rPr>
          <w:rFonts w:hint="eastAsia"/>
          <w:color w:val="000000"/>
        </w:rPr>
        <w:t xml:space="preserve">, </w:t>
      </w:r>
      <w:r>
        <w:rPr>
          <w:rFonts w:hint="eastAsia"/>
          <w:color w:val="000000"/>
        </w:rPr>
        <w:t>예를</w:t>
      </w:r>
      <w:r>
        <w:rPr>
          <w:rFonts w:hint="eastAsia"/>
          <w:color w:val="000000"/>
        </w:rPr>
        <w:t xml:space="preserve"> </w:t>
      </w:r>
      <w:r>
        <w:rPr>
          <w:rFonts w:hint="eastAsia"/>
          <w:color w:val="000000"/>
        </w:rPr>
        <w:t>들어</w:t>
      </w:r>
      <w:r>
        <w:rPr>
          <w:rFonts w:hint="eastAsia"/>
          <w:color w:val="000000"/>
        </w:rPr>
        <w:t xml:space="preserve">, HeteroGNN(Heterogeneous Graph Neural Network), GATGNN(Global Attention Graph Neural Network) </w:t>
      </w:r>
      <w:r>
        <w:rPr>
          <w:rFonts w:hint="eastAsia"/>
          <w:color w:val="000000"/>
        </w:rPr>
        <w:t>등을</w:t>
      </w:r>
      <w:r>
        <w:rPr>
          <w:rFonts w:hint="eastAsia"/>
          <w:color w:val="000000"/>
        </w:rPr>
        <w:t xml:space="preserve"> </w:t>
      </w:r>
      <w:r>
        <w:rPr>
          <w:rFonts w:hint="eastAsia"/>
          <w:color w:val="000000"/>
        </w:rPr>
        <w:t>포함할</w:t>
      </w:r>
      <w:r>
        <w:rPr>
          <w:rFonts w:hint="eastAsia"/>
          <w:color w:val="000000"/>
        </w:rPr>
        <w:t xml:space="preserve"> </w:t>
      </w:r>
      <w:r>
        <w:rPr>
          <w:rFonts w:hint="eastAsia"/>
          <w:color w:val="000000"/>
        </w:rPr>
        <w:t>수</w:t>
      </w:r>
      <w:r>
        <w:rPr>
          <w:rFonts w:hint="eastAsia"/>
          <w:color w:val="000000"/>
        </w:rPr>
        <w:t xml:space="preserve"> </w:t>
      </w:r>
      <w:r>
        <w:rPr>
          <w:rFonts w:hint="eastAsia"/>
          <w:color w:val="000000"/>
        </w:rPr>
        <w:t>있고</w:t>
      </w:r>
      <w:r>
        <w:rPr>
          <w:rFonts w:hint="eastAsia"/>
          <w:color w:val="000000"/>
        </w:rPr>
        <w:t xml:space="preserve">, </w:t>
      </w:r>
      <w:r>
        <w:rPr>
          <w:rFonts w:hint="eastAsia"/>
          <w:color w:val="000000"/>
        </w:rPr>
        <w:t>어느</w:t>
      </w:r>
      <w:r>
        <w:rPr>
          <w:rFonts w:hint="eastAsia"/>
          <w:color w:val="000000"/>
        </w:rPr>
        <w:t xml:space="preserve"> </w:t>
      </w:r>
      <w:r>
        <w:rPr>
          <w:rFonts w:hint="eastAsia"/>
          <w:color w:val="000000"/>
        </w:rPr>
        <w:t>하나로</w:t>
      </w:r>
      <w:r>
        <w:rPr>
          <w:rFonts w:hint="eastAsia"/>
          <w:color w:val="000000"/>
        </w:rPr>
        <w:t xml:space="preserve"> </w:t>
      </w:r>
      <w:r>
        <w:rPr>
          <w:rFonts w:hint="eastAsia"/>
          <w:color w:val="000000"/>
        </w:rPr>
        <w:t>제한되지</w:t>
      </w:r>
      <w:r>
        <w:rPr>
          <w:rFonts w:hint="eastAsia"/>
          <w:color w:val="000000"/>
        </w:rPr>
        <w:t xml:space="preserve"> </w:t>
      </w:r>
      <w:r>
        <w:rPr>
          <w:rFonts w:hint="eastAsia"/>
          <w:color w:val="000000"/>
        </w:rPr>
        <w:t>않는다</w:t>
      </w:r>
      <w:r>
        <w:rPr>
          <w:rFonts w:hint="eastAsia"/>
          <w:color w:val="000000"/>
        </w:rPr>
        <w:t>.</w:t>
      </w:r>
    </w:p>
  </w:comment>
  <w:comment w:id="13" w:author="USER" w:date="2025-01-02T22:16:00Z" w:initials="U">
    <w:p w14:paraId="2FC5E67D" w14:textId="2E6A45AE" w:rsidR="005714BD" w:rsidRDefault="005714BD">
      <w:pPr>
        <w:pStyle w:val="ad"/>
        <w:rPr>
          <w:rFonts w:hint="eastAsia"/>
          <w:lang w:eastAsia="ko-KR"/>
        </w:rPr>
      </w:pPr>
      <w:r>
        <w:rPr>
          <w:rStyle w:val="ac"/>
        </w:rPr>
        <w:annotationRef/>
      </w:r>
      <w:proofErr w:type="spellStart"/>
      <w:r>
        <w:rPr>
          <w:rFonts w:hint="eastAsia"/>
          <w:lang w:eastAsia="ko-KR"/>
        </w:rPr>
        <w:t>넵</w:t>
      </w:r>
      <w:proofErr w:type="spellEnd"/>
      <w:r>
        <w:rPr>
          <w:lang w:eastAsia="ko-KR"/>
        </w:rPr>
        <w:t xml:space="preserve">. </w:t>
      </w:r>
      <w:r>
        <w:rPr>
          <w:rFonts w:hint="eastAsia"/>
          <w:lang w:eastAsia="ko-KR"/>
        </w:rPr>
        <w:t>해당</w:t>
      </w:r>
      <w:r>
        <w:rPr>
          <w:rFonts w:hint="eastAsia"/>
          <w:lang w:eastAsia="ko-KR"/>
        </w:rPr>
        <w:t xml:space="preserve"> </w:t>
      </w:r>
      <w:r>
        <w:rPr>
          <w:rFonts w:hint="eastAsia"/>
          <w:lang w:eastAsia="ko-KR"/>
        </w:rPr>
        <w:t>부분은</w:t>
      </w:r>
      <w:r>
        <w:rPr>
          <w:rFonts w:hint="eastAsia"/>
          <w:lang w:eastAsia="ko-KR"/>
        </w:rPr>
        <w:t xml:space="preserve"> </w:t>
      </w:r>
      <w:r>
        <w:rPr>
          <w:rFonts w:hint="eastAsia"/>
          <w:lang w:eastAsia="ko-KR"/>
        </w:rPr>
        <w:t>발명자님의</w:t>
      </w:r>
      <w:r>
        <w:rPr>
          <w:rFonts w:hint="eastAsia"/>
          <w:lang w:eastAsia="ko-KR"/>
        </w:rPr>
        <w:t xml:space="preserve"> </w:t>
      </w:r>
      <w:r>
        <w:rPr>
          <w:rFonts w:hint="eastAsia"/>
          <w:lang w:eastAsia="ko-KR"/>
        </w:rPr>
        <w:t>의견을</w:t>
      </w:r>
      <w:r>
        <w:rPr>
          <w:rFonts w:hint="eastAsia"/>
          <w:lang w:eastAsia="ko-KR"/>
        </w:rPr>
        <w:t xml:space="preserve"> </w:t>
      </w:r>
      <w:r>
        <w:rPr>
          <w:rFonts w:hint="eastAsia"/>
          <w:lang w:eastAsia="ko-KR"/>
        </w:rPr>
        <w:t>반영하여</w:t>
      </w:r>
      <w:r>
        <w:rPr>
          <w:rFonts w:hint="eastAsia"/>
          <w:lang w:eastAsia="ko-KR"/>
        </w:rPr>
        <w:t xml:space="preserve"> </w:t>
      </w:r>
      <w:r>
        <w:rPr>
          <w:rFonts w:hint="eastAsia"/>
          <w:lang w:eastAsia="ko-KR"/>
        </w:rPr>
        <w:t>내용을</w:t>
      </w:r>
      <w:r>
        <w:rPr>
          <w:rFonts w:hint="eastAsia"/>
          <w:lang w:eastAsia="ko-KR"/>
        </w:rPr>
        <w:t xml:space="preserve"> </w:t>
      </w:r>
      <w:r>
        <w:rPr>
          <w:rFonts w:hint="eastAsia"/>
          <w:lang w:eastAsia="ko-KR"/>
        </w:rPr>
        <w:t>일부</w:t>
      </w:r>
      <w:r>
        <w:rPr>
          <w:rFonts w:hint="eastAsia"/>
          <w:lang w:eastAsia="ko-KR"/>
        </w:rPr>
        <w:t xml:space="preserve"> </w:t>
      </w:r>
      <w:r>
        <w:rPr>
          <w:rFonts w:hint="eastAsia"/>
          <w:lang w:eastAsia="ko-KR"/>
        </w:rPr>
        <w:t>수정하였습니다</w:t>
      </w:r>
      <w:r>
        <w:rPr>
          <w:rFonts w:hint="eastAsia"/>
          <w:lang w:eastAsia="ko-KR"/>
        </w:rPr>
        <w:t>.</w:t>
      </w:r>
    </w:p>
  </w:comment>
  <w:comment w:id="51" w:author="USER" w:date="2025-01-02T21:37:00Z" w:initials="U">
    <w:p w14:paraId="0F3D65C4" w14:textId="3243FA87" w:rsidR="00D95C83" w:rsidRDefault="00D95C83">
      <w:pPr>
        <w:pStyle w:val="ad"/>
        <w:rPr>
          <w:rFonts w:hint="eastAsia"/>
          <w:lang w:eastAsia="ko-KR"/>
        </w:rPr>
      </w:pPr>
      <w:r>
        <w:rPr>
          <w:rStyle w:val="ac"/>
        </w:rPr>
        <w:annotationRef/>
      </w:r>
      <w:r w:rsidR="00E34F53">
        <w:rPr>
          <w:rFonts w:hint="eastAsia"/>
          <w:lang w:eastAsia="ko-KR"/>
        </w:rPr>
        <w:t>그래프</w:t>
      </w:r>
      <w:r w:rsidR="00E34F53">
        <w:rPr>
          <w:rFonts w:hint="eastAsia"/>
          <w:lang w:eastAsia="ko-KR"/>
        </w:rPr>
        <w:t xml:space="preserve"> </w:t>
      </w:r>
      <w:r w:rsidR="00E34F53">
        <w:rPr>
          <w:rFonts w:hint="eastAsia"/>
          <w:lang w:eastAsia="ko-KR"/>
        </w:rPr>
        <w:t>정보의</w:t>
      </w:r>
      <w:r w:rsidR="00E34F53">
        <w:rPr>
          <w:rFonts w:hint="eastAsia"/>
          <w:lang w:eastAsia="ko-KR"/>
        </w:rPr>
        <w:t xml:space="preserve"> </w:t>
      </w:r>
      <w:r w:rsidR="00E34F53">
        <w:rPr>
          <w:rFonts w:hint="eastAsia"/>
          <w:lang w:eastAsia="ko-KR"/>
        </w:rPr>
        <w:t>노드에</w:t>
      </w:r>
      <w:r w:rsidR="00E34F53">
        <w:rPr>
          <w:rFonts w:hint="eastAsia"/>
          <w:lang w:eastAsia="ko-KR"/>
        </w:rPr>
        <w:t xml:space="preserve"> </w:t>
      </w:r>
      <w:r w:rsidR="00E34F53">
        <w:rPr>
          <w:rFonts w:hint="eastAsia"/>
          <w:lang w:eastAsia="ko-KR"/>
        </w:rPr>
        <w:t>포함된</w:t>
      </w:r>
      <w:r w:rsidR="00E34F53">
        <w:rPr>
          <w:rFonts w:hint="eastAsia"/>
          <w:lang w:eastAsia="ko-KR"/>
        </w:rPr>
        <w:t xml:space="preserve"> </w:t>
      </w:r>
      <w:r w:rsidR="00E34F53">
        <w:rPr>
          <w:rFonts w:hint="eastAsia"/>
          <w:lang w:eastAsia="ko-KR"/>
        </w:rPr>
        <w:t>특성</w:t>
      </w:r>
      <w:r w:rsidR="00E34F53">
        <w:rPr>
          <w:rFonts w:hint="eastAsia"/>
          <w:lang w:eastAsia="ko-KR"/>
        </w:rPr>
        <w:t xml:space="preserve"> </w:t>
      </w:r>
      <w:r w:rsidR="00E34F53">
        <w:rPr>
          <w:rFonts w:hint="eastAsia"/>
          <w:lang w:eastAsia="ko-KR"/>
        </w:rPr>
        <w:t>벡터와</w:t>
      </w:r>
      <w:r w:rsidR="00E34F53">
        <w:rPr>
          <w:rFonts w:hint="eastAsia"/>
          <w:lang w:eastAsia="ko-KR"/>
        </w:rPr>
        <w:t xml:space="preserve"> </w:t>
      </w:r>
      <w:r w:rsidR="00E34F53">
        <w:rPr>
          <w:rFonts w:hint="eastAsia"/>
          <w:lang w:eastAsia="ko-KR"/>
        </w:rPr>
        <w:t>관련된</w:t>
      </w:r>
      <w:r w:rsidR="00E34F53">
        <w:rPr>
          <w:rFonts w:hint="eastAsia"/>
          <w:lang w:eastAsia="ko-KR"/>
        </w:rPr>
        <w:t xml:space="preserve"> </w:t>
      </w:r>
      <w:proofErr w:type="spellStart"/>
      <w:r w:rsidR="00E34F53">
        <w:rPr>
          <w:rFonts w:hint="eastAsia"/>
          <w:lang w:eastAsia="ko-KR"/>
        </w:rPr>
        <w:t>전처리</w:t>
      </w:r>
      <w:proofErr w:type="spellEnd"/>
      <w:r w:rsidR="00E34F53">
        <w:rPr>
          <w:rFonts w:hint="eastAsia"/>
          <w:lang w:eastAsia="ko-KR"/>
        </w:rPr>
        <w:t xml:space="preserve"> </w:t>
      </w:r>
      <w:r w:rsidR="00E34F53">
        <w:rPr>
          <w:rFonts w:hint="eastAsia"/>
          <w:lang w:eastAsia="ko-KR"/>
        </w:rPr>
        <w:t>기재를</w:t>
      </w:r>
      <w:r w:rsidR="00E34F53">
        <w:rPr>
          <w:rFonts w:hint="eastAsia"/>
          <w:lang w:eastAsia="ko-KR"/>
        </w:rPr>
        <w:t xml:space="preserve"> </w:t>
      </w:r>
      <w:r w:rsidR="00E34F53">
        <w:rPr>
          <w:rFonts w:hint="eastAsia"/>
          <w:lang w:eastAsia="ko-KR"/>
        </w:rPr>
        <w:t>추가하였습니다</w:t>
      </w:r>
      <w:r w:rsidR="00E34F53">
        <w:rPr>
          <w:rFonts w:hint="eastAsia"/>
          <w:lang w:eastAsia="ko-KR"/>
        </w:rPr>
        <w:t>.</w:t>
      </w:r>
    </w:p>
  </w:comment>
  <w:comment w:id="59" w:author="Heejeong Hwang" w:date="2024-12-16T20:34:00Z" w:initials="HH">
    <w:p w14:paraId="55C3BBF3" w14:textId="77777777" w:rsidR="00CD19DF" w:rsidRDefault="00342E37" w:rsidP="00CD19DF">
      <w:pPr>
        <w:rPr>
          <w:lang w:eastAsia="ko-KR"/>
        </w:rPr>
      </w:pPr>
      <w:r>
        <w:rPr>
          <w:rStyle w:val="ac"/>
        </w:rPr>
        <w:annotationRef/>
      </w:r>
      <w:r w:rsidR="00CD19DF">
        <w:rPr>
          <w:rFonts w:hint="eastAsia"/>
          <w:lang w:eastAsia="ko-KR"/>
        </w:rPr>
        <w:t>아래와</w:t>
      </w:r>
      <w:r w:rsidR="00CD19DF">
        <w:rPr>
          <w:rFonts w:hint="eastAsia"/>
          <w:lang w:eastAsia="ko-KR"/>
        </w:rPr>
        <w:t xml:space="preserve"> </w:t>
      </w:r>
      <w:r w:rsidR="00CD19DF">
        <w:rPr>
          <w:rFonts w:hint="eastAsia"/>
          <w:lang w:eastAsia="ko-KR"/>
        </w:rPr>
        <w:t>같이</w:t>
      </w:r>
      <w:r w:rsidR="00CD19DF">
        <w:rPr>
          <w:rFonts w:hint="eastAsia"/>
          <w:lang w:eastAsia="ko-KR"/>
        </w:rPr>
        <w:t xml:space="preserve"> </w:t>
      </w:r>
      <w:r w:rsidR="00CD19DF">
        <w:rPr>
          <w:rFonts w:hint="eastAsia"/>
          <w:lang w:eastAsia="ko-KR"/>
        </w:rPr>
        <w:t>‘국민건강영양조사’</w:t>
      </w:r>
      <w:r w:rsidR="00CD19DF">
        <w:rPr>
          <w:rFonts w:hint="eastAsia"/>
          <w:lang w:eastAsia="ko-KR"/>
        </w:rPr>
        <w:t xml:space="preserve"> </w:t>
      </w:r>
      <w:r w:rsidR="00CD19DF">
        <w:rPr>
          <w:rFonts w:hint="eastAsia"/>
          <w:lang w:eastAsia="ko-KR"/>
        </w:rPr>
        <w:t>데이터베이스를</w:t>
      </w:r>
      <w:r w:rsidR="00CD19DF">
        <w:rPr>
          <w:rFonts w:hint="eastAsia"/>
          <w:lang w:eastAsia="ko-KR"/>
        </w:rPr>
        <w:t xml:space="preserve"> </w:t>
      </w:r>
      <w:r w:rsidR="00CD19DF">
        <w:rPr>
          <w:rFonts w:hint="eastAsia"/>
          <w:lang w:eastAsia="ko-KR"/>
        </w:rPr>
        <w:t>활용했다는</w:t>
      </w:r>
      <w:r w:rsidR="00CD19DF">
        <w:rPr>
          <w:rFonts w:hint="eastAsia"/>
          <w:lang w:eastAsia="ko-KR"/>
        </w:rPr>
        <w:t xml:space="preserve"> </w:t>
      </w:r>
      <w:r w:rsidR="00CD19DF">
        <w:rPr>
          <w:rFonts w:hint="eastAsia"/>
          <w:lang w:eastAsia="ko-KR"/>
        </w:rPr>
        <w:t>것을</w:t>
      </w:r>
      <w:r w:rsidR="00CD19DF">
        <w:rPr>
          <w:rFonts w:hint="eastAsia"/>
          <w:lang w:eastAsia="ko-KR"/>
        </w:rPr>
        <w:t xml:space="preserve"> </w:t>
      </w:r>
      <w:r w:rsidR="00CD19DF">
        <w:rPr>
          <w:rFonts w:hint="eastAsia"/>
          <w:lang w:eastAsia="ko-KR"/>
        </w:rPr>
        <w:t>명시하면</w:t>
      </w:r>
      <w:r w:rsidR="00CD19DF">
        <w:rPr>
          <w:rFonts w:hint="eastAsia"/>
          <w:lang w:eastAsia="ko-KR"/>
        </w:rPr>
        <w:t xml:space="preserve"> </w:t>
      </w:r>
      <w:r w:rsidR="00CD19DF">
        <w:rPr>
          <w:rFonts w:hint="eastAsia"/>
          <w:lang w:eastAsia="ko-KR"/>
        </w:rPr>
        <w:t>너무</w:t>
      </w:r>
      <w:r w:rsidR="00CD19DF">
        <w:rPr>
          <w:rFonts w:hint="eastAsia"/>
          <w:lang w:eastAsia="ko-KR"/>
        </w:rPr>
        <w:t xml:space="preserve"> </w:t>
      </w:r>
      <w:r w:rsidR="00CD19DF">
        <w:rPr>
          <w:rFonts w:hint="eastAsia"/>
          <w:lang w:eastAsia="ko-KR"/>
        </w:rPr>
        <w:t>범위가</w:t>
      </w:r>
      <w:r w:rsidR="00CD19DF">
        <w:rPr>
          <w:rFonts w:hint="eastAsia"/>
          <w:lang w:eastAsia="ko-KR"/>
        </w:rPr>
        <w:t xml:space="preserve"> </w:t>
      </w:r>
      <w:r w:rsidR="00CD19DF">
        <w:rPr>
          <w:rFonts w:hint="eastAsia"/>
          <w:lang w:eastAsia="ko-KR"/>
        </w:rPr>
        <w:t>좁혀질까요</w:t>
      </w:r>
      <w:r w:rsidR="00CD19DF">
        <w:rPr>
          <w:rFonts w:hint="eastAsia"/>
          <w:lang w:eastAsia="ko-KR"/>
        </w:rPr>
        <w:t>?</w:t>
      </w:r>
    </w:p>
    <w:p w14:paraId="510E45D9" w14:textId="77777777" w:rsidR="00CD19DF" w:rsidRDefault="00CD19DF" w:rsidP="00CD19DF">
      <w:pPr>
        <w:rPr>
          <w:lang w:eastAsia="ko-KR"/>
        </w:rPr>
      </w:pPr>
    </w:p>
    <w:p w14:paraId="20AA38E2" w14:textId="77777777" w:rsidR="00CD19DF" w:rsidRDefault="00CD19DF" w:rsidP="00CD19DF">
      <w:pPr>
        <w:rPr>
          <w:lang w:eastAsia="ko-KR"/>
        </w:rPr>
      </w:pPr>
      <w:r>
        <w:rPr>
          <w:rFonts w:hint="eastAsia"/>
          <w:lang w:eastAsia="ko-KR"/>
        </w:rPr>
        <w:t>본</w:t>
      </w:r>
      <w:r>
        <w:rPr>
          <w:rFonts w:hint="eastAsia"/>
          <w:lang w:eastAsia="ko-KR"/>
        </w:rPr>
        <w:t xml:space="preserve"> </w:t>
      </w:r>
      <w:r>
        <w:rPr>
          <w:rFonts w:hint="eastAsia"/>
          <w:lang w:eastAsia="ko-KR"/>
        </w:rPr>
        <w:t>개시의</w:t>
      </w:r>
      <w:r>
        <w:rPr>
          <w:rFonts w:hint="eastAsia"/>
          <w:lang w:eastAsia="ko-KR"/>
        </w:rPr>
        <w:t xml:space="preserve"> </w:t>
      </w:r>
      <w:r>
        <w:rPr>
          <w:rFonts w:hint="eastAsia"/>
          <w:lang w:eastAsia="ko-KR"/>
        </w:rPr>
        <w:t>일</w:t>
      </w:r>
      <w:r>
        <w:rPr>
          <w:rFonts w:hint="eastAsia"/>
          <w:lang w:eastAsia="ko-KR"/>
        </w:rPr>
        <w:t xml:space="preserve"> </w:t>
      </w:r>
      <w:r>
        <w:rPr>
          <w:rFonts w:hint="eastAsia"/>
          <w:lang w:eastAsia="ko-KR"/>
        </w:rPr>
        <w:t>실시예에서</w:t>
      </w:r>
      <w:r>
        <w:rPr>
          <w:rFonts w:hint="eastAsia"/>
          <w:lang w:eastAsia="ko-KR"/>
        </w:rPr>
        <w:t xml:space="preserve">, </w:t>
      </w:r>
      <w:r>
        <w:rPr>
          <w:rFonts w:hint="eastAsia"/>
          <w:lang w:eastAsia="ko-KR"/>
        </w:rPr>
        <w:t>제</w:t>
      </w:r>
      <w:r>
        <w:rPr>
          <w:rFonts w:hint="eastAsia"/>
          <w:lang w:eastAsia="ko-KR"/>
        </w:rPr>
        <w:t xml:space="preserve">1 </w:t>
      </w:r>
      <w:r>
        <w:rPr>
          <w:rFonts w:hint="eastAsia"/>
          <w:lang w:eastAsia="ko-KR"/>
        </w:rPr>
        <w:t>인공</w:t>
      </w:r>
      <w:r>
        <w:rPr>
          <w:rFonts w:hint="eastAsia"/>
          <w:lang w:eastAsia="ko-KR"/>
        </w:rPr>
        <w:t xml:space="preserve"> </w:t>
      </w:r>
      <w:r>
        <w:rPr>
          <w:rFonts w:hint="eastAsia"/>
          <w:lang w:eastAsia="ko-KR"/>
        </w:rPr>
        <w:t>지능</w:t>
      </w:r>
      <w:r>
        <w:rPr>
          <w:rFonts w:hint="eastAsia"/>
          <w:lang w:eastAsia="ko-KR"/>
        </w:rPr>
        <w:t xml:space="preserve"> </w:t>
      </w:r>
      <w:r>
        <w:rPr>
          <w:rFonts w:hint="eastAsia"/>
          <w:lang w:eastAsia="ko-KR"/>
        </w:rPr>
        <w:t>모델</w:t>
      </w:r>
      <w:r>
        <w:rPr>
          <w:rFonts w:hint="eastAsia"/>
          <w:lang w:eastAsia="ko-KR"/>
        </w:rPr>
        <w:t>(124)</w:t>
      </w:r>
      <w:r>
        <w:rPr>
          <w:rFonts w:hint="eastAsia"/>
          <w:lang w:eastAsia="ko-KR"/>
        </w:rPr>
        <w:t>의</w:t>
      </w:r>
      <w:r>
        <w:rPr>
          <w:rFonts w:hint="eastAsia"/>
          <w:lang w:eastAsia="ko-KR"/>
        </w:rPr>
        <w:t xml:space="preserve"> </w:t>
      </w:r>
      <w:r>
        <w:rPr>
          <w:rFonts w:hint="eastAsia"/>
          <w:lang w:eastAsia="ko-KR"/>
        </w:rPr>
        <w:t>학습</w:t>
      </w:r>
      <w:r>
        <w:rPr>
          <w:rFonts w:hint="eastAsia"/>
          <w:lang w:eastAsia="ko-KR"/>
        </w:rPr>
        <w:t xml:space="preserve"> </w:t>
      </w:r>
      <w:r>
        <w:rPr>
          <w:rFonts w:hint="eastAsia"/>
          <w:lang w:eastAsia="ko-KR"/>
        </w:rPr>
        <w:t>과정에서</w:t>
      </w:r>
      <w:r>
        <w:rPr>
          <w:rFonts w:hint="eastAsia"/>
          <w:lang w:eastAsia="ko-KR"/>
        </w:rPr>
        <w:t xml:space="preserve">, </w:t>
      </w:r>
      <w:r>
        <w:rPr>
          <w:rFonts w:hint="eastAsia"/>
          <w:lang w:eastAsia="ko-KR"/>
        </w:rPr>
        <w:t>제</w:t>
      </w:r>
      <w:r>
        <w:rPr>
          <w:rFonts w:hint="eastAsia"/>
          <w:lang w:eastAsia="ko-KR"/>
        </w:rPr>
        <w:t xml:space="preserve">1 </w:t>
      </w:r>
      <w:r>
        <w:rPr>
          <w:rFonts w:hint="eastAsia"/>
          <w:lang w:eastAsia="ko-KR"/>
        </w:rPr>
        <w:t>인공</w:t>
      </w:r>
      <w:r>
        <w:rPr>
          <w:rFonts w:hint="eastAsia"/>
          <w:lang w:eastAsia="ko-KR"/>
        </w:rPr>
        <w:t xml:space="preserve"> </w:t>
      </w:r>
      <w:r>
        <w:rPr>
          <w:rFonts w:hint="eastAsia"/>
          <w:lang w:eastAsia="ko-KR"/>
        </w:rPr>
        <w:t>지능</w:t>
      </w:r>
      <w:r>
        <w:rPr>
          <w:rFonts w:hint="eastAsia"/>
          <w:lang w:eastAsia="ko-KR"/>
        </w:rPr>
        <w:t xml:space="preserve"> </w:t>
      </w:r>
      <w:r>
        <w:rPr>
          <w:rFonts w:hint="eastAsia"/>
          <w:lang w:eastAsia="ko-KR"/>
        </w:rPr>
        <w:t>모델</w:t>
      </w:r>
      <w:r>
        <w:rPr>
          <w:rFonts w:hint="eastAsia"/>
          <w:lang w:eastAsia="ko-KR"/>
        </w:rPr>
        <w:t>(124)</w:t>
      </w:r>
      <w:r>
        <w:rPr>
          <w:rFonts w:hint="eastAsia"/>
          <w:lang w:eastAsia="ko-KR"/>
        </w:rPr>
        <w:t>에</w:t>
      </w:r>
      <w:r>
        <w:rPr>
          <w:rFonts w:hint="eastAsia"/>
          <w:lang w:eastAsia="ko-KR"/>
        </w:rPr>
        <w:t xml:space="preserve"> </w:t>
      </w:r>
      <w:r>
        <w:rPr>
          <w:rFonts w:hint="eastAsia"/>
          <w:lang w:eastAsia="ko-KR"/>
        </w:rPr>
        <w:t>포함된</w:t>
      </w:r>
      <w:r>
        <w:rPr>
          <w:rFonts w:hint="eastAsia"/>
          <w:lang w:eastAsia="ko-KR"/>
        </w:rPr>
        <w:t xml:space="preserve"> </w:t>
      </w:r>
      <w:r>
        <w:rPr>
          <w:rFonts w:hint="eastAsia"/>
          <w:lang w:eastAsia="ko-KR"/>
        </w:rPr>
        <w:t>복수의</w:t>
      </w:r>
      <w:r>
        <w:rPr>
          <w:rFonts w:hint="eastAsia"/>
          <w:lang w:eastAsia="ko-KR"/>
        </w:rPr>
        <w:t xml:space="preserve"> </w:t>
      </w:r>
      <w:r>
        <w:rPr>
          <w:rFonts w:hint="eastAsia"/>
          <w:lang w:eastAsia="ko-KR"/>
        </w:rPr>
        <w:t>가중치들은</w:t>
      </w:r>
      <w:r>
        <w:rPr>
          <w:rFonts w:hint="eastAsia"/>
          <w:lang w:eastAsia="ko-KR"/>
        </w:rPr>
        <w:t xml:space="preserve"> </w:t>
      </w:r>
      <w:r>
        <w:rPr>
          <w:rFonts w:hint="eastAsia"/>
          <w:lang w:eastAsia="ko-KR"/>
        </w:rPr>
        <w:t>제</w:t>
      </w:r>
      <w:r>
        <w:rPr>
          <w:rFonts w:hint="eastAsia"/>
          <w:lang w:eastAsia="ko-KR"/>
        </w:rPr>
        <w:t xml:space="preserve">1 </w:t>
      </w:r>
      <w:r>
        <w:rPr>
          <w:rFonts w:hint="eastAsia"/>
          <w:lang w:eastAsia="ko-KR"/>
        </w:rPr>
        <w:t>손실</w:t>
      </w:r>
      <w:r>
        <w:rPr>
          <w:rFonts w:hint="eastAsia"/>
          <w:lang w:eastAsia="ko-KR"/>
        </w:rPr>
        <w:t xml:space="preserve"> </w:t>
      </w:r>
      <w:r>
        <w:rPr>
          <w:rFonts w:hint="eastAsia"/>
          <w:lang w:eastAsia="ko-KR"/>
        </w:rPr>
        <w:t>함수</w:t>
      </w:r>
      <w:r>
        <w:rPr>
          <w:rFonts w:hint="eastAsia"/>
          <w:lang w:eastAsia="ko-KR"/>
        </w:rPr>
        <w:t>(950)</w:t>
      </w:r>
      <w:r>
        <w:rPr>
          <w:rFonts w:hint="eastAsia"/>
          <w:lang w:eastAsia="ko-KR"/>
        </w:rPr>
        <w:t>를</w:t>
      </w:r>
      <w:r>
        <w:rPr>
          <w:rFonts w:hint="eastAsia"/>
          <w:lang w:eastAsia="ko-KR"/>
        </w:rPr>
        <w:t xml:space="preserve"> </w:t>
      </w:r>
      <w:r>
        <w:rPr>
          <w:rFonts w:hint="eastAsia"/>
          <w:lang w:eastAsia="ko-KR"/>
        </w:rPr>
        <w:t>이용하여</w:t>
      </w:r>
      <w:r>
        <w:rPr>
          <w:rFonts w:hint="eastAsia"/>
          <w:lang w:eastAsia="ko-KR"/>
        </w:rPr>
        <w:t xml:space="preserve"> </w:t>
      </w:r>
      <w:r>
        <w:rPr>
          <w:rFonts w:hint="eastAsia"/>
          <w:lang w:eastAsia="ko-KR"/>
        </w:rPr>
        <w:t>학습된다</w:t>
      </w:r>
      <w:r>
        <w:rPr>
          <w:rFonts w:hint="eastAsia"/>
          <w:lang w:eastAsia="ko-KR"/>
        </w:rPr>
        <w:t xml:space="preserve">. </w:t>
      </w:r>
      <w:r>
        <w:rPr>
          <w:rFonts w:hint="eastAsia"/>
          <w:lang w:eastAsia="ko-KR"/>
        </w:rPr>
        <w:t>이때</w:t>
      </w:r>
      <w:r>
        <w:rPr>
          <w:rFonts w:hint="eastAsia"/>
          <w:lang w:eastAsia="ko-KR"/>
        </w:rPr>
        <w:t xml:space="preserve">, </w:t>
      </w:r>
      <w:r>
        <w:rPr>
          <w:rFonts w:hint="eastAsia"/>
          <w:lang w:eastAsia="ko-KR"/>
        </w:rPr>
        <w:t>제</w:t>
      </w:r>
      <w:r>
        <w:rPr>
          <w:rFonts w:hint="eastAsia"/>
          <w:lang w:eastAsia="ko-KR"/>
        </w:rPr>
        <w:t xml:space="preserve">1 </w:t>
      </w:r>
      <w:r>
        <w:rPr>
          <w:rFonts w:hint="eastAsia"/>
          <w:lang w:eastAsia="ko-KR"/>
        </w:rPr>
        <w:t>정답</w:t>
      </w:r>
      <w:r>
        <w:rPr>
          <w:rFonts w:hint="eastAsia"/>
          <w:lang w:eastAsia="ko-KR"/>
        </w:rPr>
        <w:t xml:space="preserve"> </w:t>
      </w:r>
      <w:r>
        <w:rPr>
          <w:rFonts w:hint="eastAsia"/>
          <w:lang w:eastAsia="ko-KR"/>
        </w:rPr>
        <w:t>값</w:t>
      </w:r>
      <w:r>
        <w:rPr>
          <w:rFonts w:hint="eastAsia"/>
          <w:lang w:eastAsia="ko-KR"/>
        </w:rPr>
        <w:t>(951)</w:t>
      </w:r>
      <w:r>
        <w:rPr>
          <w:rFonts w:hint="eastAsia"/>
          <w:lang w:eastAsia="ko-KR"/>
        </w:rPr>
        <w:t>은</w:t>
      </w:r>
      <w:r>
        <w:rPr>
          <w:rFonts w:hint="eastAsia"/>
          <w:lang w:eastAsia="ko-KR"/>
        </w:rPr>
        <w:t xml:space="preserve"> '</w:t>
      </w:r>
      <w:r>
        <w:rPr>
          <w:rFonts w:hint="eastAsia"/>
          <w:lang w:eastAsia="ko-KR"/>
        </w:rPr>
        <w:t>국민건강영양조사</w:t>
      </w:r>
      <w:r>
        <w:rPr>
          <w:rFonts w:hint="eastAsia"/>
          <w:lang w:eastAsia="ko-KR"/>
        </w:rPr>
        <w:t xml:space="preserve">' </w:t>
      </w:r>
      <w:r>
        <w:rPr>
          <w:rFonts w:hint="eastAsia"/>
          <w:lang w:eastAsia="ko-KR"/>
        </w:rPr>
        <w:t>데이터베이스로부터</w:t>
      </w:r>
      <w:r>
        <w:rPr>
          <w:rFonts w:hint="eastAsia"/>
          <w:lang w:eastAsia="ko-KR"/>
        </w:rPr>
        <w:t xml:space="preserve"> </w:t>
      </w:r>
      <w:r>
        <w:rPr>
          <w:rFonts w:hint="eastAsia"/>
          <w:lang w:eastAsia="ko-KR"/>
        </w:rPr>
        <w:t>추출된</w:t>
      </w:r>
      <w:r>
        <w:rPr>
          <w:rFonts w:hint="eastAsia"/>
          <w:lang w:eastAsia="ko-KR"/>
        </w:rPr>
        <w:t xml:space="preserve"> </w:t>
      </w:r>
      <w:r>
        <w:rPr>
          <w:rFonts w:hint="eastAsia"/>
          <w:lang w:eastAsia="ko-KR"/>
        </w:rPr>
        <w:t>그래프</w:t>
      </w:r>
      <w:r>
        <w:rPr>
          <w:rFonts w:hint="eastAsia"/>
          <w:lang w:eastAsia="ko-KR"/>
        </w:rPr>
        <w:t xml:space="preserve"> </w:t>
      </w:r>
      <w:r>
        <w:rPr>
          <w:rFonts w:hint="eastAsia"/>
          <w:lang w:eastAsia="ko-KR"/>
        </w:rPr>
        <w:t>정보</w:t>
      </w:r>
      <w:r>
        <w:rPr>
          <w:rFonts w:hint="eastAsia"/>
          <w:lang w:eastAsia="ko-KR"/>
        </w:rPr>
        <w:t>(920)</w:t>
      </w:r>
      <w:r>
        <w:rPr>
          <w:rFonts w:hint="eastAsia"/>
          <w:lang w:eastAsia="ko-KR"/>
        </w:rPr>
        <w:t>에서</w:t>
      </w:r>
      <w:r>
        <w:rPr>
          <w:rFonts w:hint="eastAsia"/>
          <w:lang w:eastAsia="ko-KR"/>
        </w:rPr>
        <w:t xml:space="preserve">, </w:t>
      </w:r>
      <w:r>
        <w:rPr>
          <w:rFonts w:hint="eastAsia"/>
          <w:lang w:eastAsia="ko-KR"/>
        </w:rPr>
        <w:t>사용자가</w:t>
      </w:r>
      <w:r>
        <w:rPr>
          <w:rFonts w:hint="eastAsia"/>
          <w:lang w:eastAsia="ko-KR"/>
        </w:rPr>
        <w:t xml:space="preserve"> </w:t>
      </w:r>
      <w:r>
        <w:rPr>
          <w:rFonts w:hint="eastAsia"/>
          <w:lang w:eastAsia="ko-KR"/>
        </w:rPr>
        <w:t>특정</w:t>
      </w:r>
      <w:r>
        <w:rPr>
          <w:rFonts w:hint="eastAsia"/>
          <w:lang w:eastAsia="ko-KR"/>
        </w:rPr>
        <w:t xml:space="preserve"> </w:t>
      </w:r>
      <w:r>
        <w:rPr>
          <w:rFonts w:hint="eastAsia"/>
          <w:lang w:eastAsia="ko-KR"/>
        </w:rPr>
        <w:t>음식을</w:t>
      </w:r>
      <w:r>
        <w:rPr>
          <w:rFonts w:hint="eastAsia"/>
          <w:lang w:eastAsia="ko-KR"/>
        </w:rPr>
        <w:t xml:space="preserve"> </w:t>
      </w:r>
      <w:r>
        <w:rPr>
          <w:rFonts w:hint="eastAsia"/>
          <w:lang w:eastAsia="ko-KR"/>
        </w:rPr>
        <w:t>섭취한</w:t>
      </w:r>
      <w:r>
        <w:rPr>
          <w:rFonts w:hint="eastAsia"/>
          <w:lang w:eastAsia="ko-KR"/>
        </w:rPr>
        <w:t xml:space="preserve"> </w:t>
      </w:r>
      <w:r>
        <w:rPr>
          <w:rFonts w:hint="eastAsia"/>
          <w:lang w:eastAsia="ko-KR"/>
        </w:rPr>
        <w:t>양이</w:t>
      </w:r>
      <w:r>
        <w:rPr>
          <w:rFonts w:hint="eastAsia"/>
          <w:lang w:eastAsia="ko-KR"/>
        </w:rPr>
        <w:t xml:space="preserve"> </w:t>
      </w:r>
      <w:r>
        <w:rPr>
          <w:rFonts w:hint="eastAsia"/>
          <w:lang w:eastAsia="ko-KR"/>
        </w:rPr>
        <w:t>제공된</w:t>
      </w:r>
      <w:r>
        <w:rPr>
          <w:rFonts w:hint="eastAsia"/>
          <w:lang w:eastAsia="ko-KR"/>
        </w:rPr>
        <w:t xml:space="preserve"> </w:t>
      </w:r>
      <w:r>
        <w:rPr>
          <w:rFonts w:hint="eastAsia"/>
          <w:lang w:eastAsia="ko-KR"/>
        </w:rPr>
        <w:t>양의</w:t>
      </w:r>
      <w:r>
        <w:rPr>
          <w:rFonts w:hint="eastAsia"/>
          <w:lang w:eastAsia="ko-KR"/>
        </w:rPr>
        <w:t xml:space="preserve"> 50% </w:t>
      </w:r>
      <w:r>
        <w:rPr>
          <w:rFonts w:hint="eastAsia"/>
          <w:lang w:eastAsia="ko-KR"/>
        </w:rPr>
        <w:t>이상일</w:t>
      </w:r>
      <w:r>
        <w:rPr>
          <w:rFonts w:hint="eastAsia"/>
          <w:lang w:eastAsia="ko-KR"/>
        </w:rPr>
        <w:t xml:space="preserve"> </w:t>
      </w:r>
      <w:r>
        <w:rPr>
          <w:rFonts w:hint="eastAsia"/>
          <w:lang w:eastAsia="ko-KR"/>
        </w:rPr>
        <w:t>경우</w:t>
      </w:r>
      <w:r>
        <w:rPr>
          <w:rFonts w:hint="eastAsia"/>
          <w:lang w:eastAsia="ko-KR"/>
        </w:rPr>
        <w:t xml:space="preserve"> 1, </w:t>
      </w:r>
      <w:r>
        <w:rPr>
          <w:rFonts w:hint="eastAsia"/>
          <w:lang w:eastAsia="ko-KR"/>
        </w:rPr>
        <w:t>그렇지</w:t>
      </w:r>
      <w:r>
        <w:rPr>
          <w:rFonts w:hint="eastAsia"/>
          <w:lang w:eastAsia="ko-KR"/>
        </w:rPr>
        <w:t xml:space="preserve"> </w:t>
      </w:r>
      <w:r>
        <w:rPr>
          <w:rFonts w:hint="eastAsia"/>
          <w:lang w:eastAsia="ko-KR"/>
        </w:rPr>
        <w:t>않을</w:t>
      </w:r>
      <w:r>
        <w:rPr>
          <w:rFonts w:hint="eastAsia"/>
          <w:lang w:eastAsia="ko-KR"/>
        </w:rPr>
        <w:t xml:space="preserve"> </w:t>
      </w:r>
      <w:r>
        <w:rPr>
          <w:rFonts w:hint="eastAsia"/>
          <w:lang w:eastAsia="ko-KR"/>
        </w:rPr>
        <w:t>경우</w:t>
      </w:r>
      <w:r>
        <w:rPr>
          <w:rFonts w:hint="eastAsia"/>
          <w:lang w:eastAsia="ko-KR"/>
        </w:rPr>
        <w:t xml:space="preserve"> 0</w:t>
      </w:r>
      <w:r>
        <w:rPr>
          <w:rFonts w:hint="eastAsia"/>
          <w:lang w:eastAsia="ko-KR"/>
        </w:rPr>
        <w:t>으로</w:t>
      </w:r>
      <w:r>
        <w:rPr>
          <w:rFonts w:hint="eastAsia"/>
          <w:lang w:eastAsia="ko-KR"/>
        </w:rPr>
        <w:t xml:space="preserve"> </w:t>
      </w:r>
      <w:r>
        <w:rPr>
          <w:rFonts w:hint="eastAsia"/>
          <w:lang w:eastAsia="ko-KR"/>
        </w:rPr>
        <w:t>설정된</w:t>
      </w:r>
      <w:r>
        <w:rPr>
          <w:rFonts w:hint="eastAsia"/>
          <w:lang w:eastAsia="ko-KR"/>
        </w:rPr>
        <w:t xml:space="preserve"> </w:t>
      </w:r>
      <w:r>
        <w:rPr>
          <w:rFonts w:hint="eastAsia"/>
          <w:lang w:eastAsia="ko-KR"/>
        </w:rPr>
        <w:t>제</w:t>
      </w:r>
      <w:r>
        <w:rPr>
          <w:rFonts w:hint="eastAsia"/>
          <w:lang w:eastAsia="ko-KR"/>
        </w:rPr>
        <w:t xml:space="preserve">1 </w:t>
      </w:r>
      <w:r>
        <w:rPr>
          <w:rFonts w:hint="eastAsia"/>
          <w:lang w:eastAsia="ko-KR"/>
        </w:rPr>
        <w:t>에지</w:t>
      </w:r>
      <w:r>
        <w:rPr>
          <w:rFonts w:hint="eastAsia"/>
          <w:lang w:eastAsia="ko-KR"/>
        </w:rPr>
        <w:t xml:space="preserve"> </w:t>
      </w:r>
      <w:r>
        <w:rPr>
          <w:rFonts w:hint="eastAsia"/>
          <w:lang w:eastAsia="ko-KR"/>
        </w:rPr>
        <w:t>가중치를</w:t>
      </w:r>
      <w:r>
        <w:rPr>
          <w:rFonts w:hint="eastAsia"/>
          <w:lang w:eastAsia="ko-KR"/>
        </w:rPr>
        <w:t xml:space="preserve"> </w:t>
      </w:r>
      <w:r>
        <w:rPr>
          <w:rFonts w:hint="eastAsia"/>
          <w:lang w:eastAsia="ko-KR"/>
        </w:rPr>
        <w:t>의미한다</w:t>
      </w:r>
      <w:r>
        <w:rPr>
          <w:rFonts w:hint="eastAsia"/>
          <w:lang w:eastAsia="ko-KR"/>
        </w:rPr>
        <w:t xml:space="preserve">. </w:t>
      </w:r>
      <w:r>
        <w:rPr>
          <w:rFonts w:hint="eastAsia"/>
          <w:lang w:eastAsia="ko-KR"/>
        </w:rPr>
        <w:t>학습을</w:t>
      </w:r>
      <w:r>
        <w:rPr>
          <w:rFonts w:hint="eastAsia"/>
          <w:lang w:eastAsia="ko-KR"/>
        </w:rPr>
        <w:t xml:space="preserve"> </w:t>
      </w:r>
      <w:r>
        <w:rPr>
          <w:rFonts w:hint="eastAsia"/>
          <w:lang w:eastAsia="ko-KR"/>
        </w:rPr>
        <w:t>위해</w:t>
      </w:r>
      <w:r>
        <w:rPr>
          <w:rFonts w:hint="eastAsia"/>
          <w:lang w:eastAsia="ko-KR"/>
        </w:rPr>
        <w:t xml:space="preserve"> </w:t>
      </w:r>
      <w:r>
        <w:rPr>
          <w:rFonts w:hint="eastAsia"/>
          <w:lang w:eastAsia="ko-KR"/>
        </w:rPr>
        <w:t>그래프</w:t>
      </w:r>
      <w:r>
        <w:rPr>
          <w:rFonts w:hint="eastAsia"/>
          <w:lang w:eastAsia="ko-KR"/>
        </w:rPr>
        <w:t xml:space="preserve"> </w:t>
      </w:r>
      <w:r>
        <w:rPr>
          <w:rFonts w:hint="eastAsia"/>
          <w:lang w:eastAsia="ko-KR"/>
        </w:rPr>
        <w:t>정보</w:t>
      </w:r>
      <w:r>
        <w:rPr>
          <w:rFonts w:hint="eastAsia"/>
          <w:lang w:eastAsia="ko-KR"/>
        </w:rPr>
        <w:t>(920)</w:t>
      </w:r>
      <w:r>
        <w:rPr>
          <w:rFonts w:hint="eastAsia"/>
          <w:lang w:eastAsia="ko-KR"/>
        </w:rPr>
        <w:t>의</w:t>
      </w:r>
      <w:r>
        <w:rPr>
          <w:rFonts w:hint="eastAsia"/>
          <w:lang w:eastAsia="ko-KR"/>
        </w:rPr>
        <w:t xml:space="preserve"> </w:t>
      </w:r>
      <w:r>
        <w:rPr>
          <w:rFonts w:hint="eastAsia"/>
          <w:lang w:eastAsia="ko-KR"/>
        </w:rPr>
        <w:t>일부</w:t>
      </w:r>
      <w:r>
        <w:rPr>
          <w:rFonts w:hint="eastAsia"/>
          <w:lang w:eastAsia="ko-KR"/>
        </w:rPr>
        <w:t xml:space="preserve"> </w:t>
      </w:r>
      <w:r>
        <w:rPr>
          <w:rFonts w:hint="eastAsia"/>
          <w:lang w:eastAsia="ko-KR"/>
        </w:rPr>
        <w:t>제</w:t>
      </w:r>
      <w:r>
        <w:rPr>
          <w:rFonts w:hint="eastAsia"/>
          <w:lang w:eastAsia="ko-KR"/>
        </w:rPr>
        <w:t xml:space="preserve">1 </w:t>
      </w:r>
      <w:r>
        <w:rPr>
          <w:rFonts w:hint="eastAsia"/>
          <w:lang w:eastAsia="ko-KR"/>
        </w:rPr>
        <w:t>에지</w:t>
      </w:r>
      <w:r>
        <w:rPr>
          <w:rFonts w:hint="eastAsia"/>
          <w:lang w:eastAsia="ko-KR"/>
        </w:rPr>
        <w:t xml:space="preserve"> </w:t>
      </w:r>
      <w:r>
        <w:rPr>
          <w:rFonts w:hint="eastAsia"/>
          <w:lang w:eastAsia="ko-KR"/>
        </w:rPr>
        <w:t>가중치는</w:t>
      </w:r>
      <w:r>
        <w:rPr>
          <w:rFonts w:hint="eastAsia"/>
          <w:lang w:eastAsia="ko-KR"/>
        </w:rPr>
        <w:t xml:space="preserve"> </w:t>
      </w:r>
      <w:proofErr w:type="spellStart"/>
      <w:r>
        <w:rPr>
          <w:rFonts w:hint="eastAsia"/>
          <w:lang w:eastAsia="ko-KR"/>
        </w:rPr>
        <w:t>마스킹되어</w:t>
      </w:r>
      <w:proofErr w:type="spellEnd"/>
      <w:r>
        <w:rPr>
          <w:rFonts w:hint="eastAsia"/>
          <w:lang w:eastAsia="ko-KR"/>
        </w:rPr>
        <w:t xml:space="preserve"> </w:t>
      </w:r>
      <w:r>
        <w:rPr>
          <w:rFonts w:hint="eastAsia"/>
          <w:lang w:eastAsia="ko-KR"/>
        </w:rPr>
        <w:t>제</w:t>
      </w:r>
      <w:r>
        <w:rPr>
          <w:rFonts w:hint="eastAsia"/>
          <w:lang w:eastAsia="ko-KR"/>
        </w:rPr>
        <w:t xml:space="preserve">1 </w:t>
      </w:r>
      <w:r>
        <w:rPr>
          <w:rFonts w:hint="eastAsia"/>
          <w:lang w:eastAsia="ko-KR"/>
        </w:rPr>
        <w:t>정답</w:t>
      </w:r>
      <w:r>
        <w:rPr>
          <w:rFonts w:hint="eastAsia"/>
          <w:lang w:eastAsia="ko-KR"/>
        </w:rPr>
        <w:t xml:space="preserve"> </w:t>
      </w:r>
      <w:r>
        <w:rPr>
          <w:rFonts w:hint="eastAsia"/>
          <w:lang w:eastAsia="ko-KR"/>
        </w:rPr>
        <w:t>값으로</w:t>
      </w:r>
      <w:r>
        <w:rPr>
          <w:rFonts w:hint="eastAsia"/>
          <w:lang w:eastAsia="ko-KR"/>
        </w:rPr>
        <w:t xml:space="preserve"> </w:t>
      </w:r>
      <w:r>
        <w:rPr>
          <w:rFonts w:hint="eastAsia"/>
          <w:lang w:eastAsia="ko-KR"/>
        </w:rPr>
        <w:t>사용되며</w:t>
      </w:r>
      <w:r>
        <w:rPr>
          <w:rFonts w:hint="eastAsia"/>
          <w:lang w:eastAsia="ko-KR"/>
        </w:rPr>
        <w:t xml:space="preserve">, </w:t>
      </w:r>
      <w:r>
        <w:rPr>
          <w:rFonts w:hint="eastAsia"/>
          <w:lang w:eastAsia="ko-KR"/>
        </w:rPr>
        <w:t>제</w:t>
      </w:r>
      <w:r>
        <w:rPr>
          <w:rFonts w:hint="eastAsia"/>
          <w:lang w:eastAsia="ko-KR"/>
        </w:rPr>
        <w:t xml:space="preserve">1 </w:t>
      </w:r>
      <w:r>
        <w:rPr>
          <w:rFonts w:hint="eastAsia"/>
          <w:lang w:eastAsia="ko-KR"/>
        </w:rPr>
        <w:t>인공</w:t>
      </w:r>
      <w:r>
        <w:rPr>
          <w:rFonts w:hint="eastAsia"/>
          <w:lang w:eastAsia="ko-KR"/>
        </w:rPr>
        <w:t xml:space="preserve"> </w:t>
      </w:r>
      <w:r>
        <w:rPr>
          <w:rFonts w:hint="eastAsia"/>
          <w:lang w:eastAsia="ko-KR"/>
        </w:rPr>
        <w:t>지능</w:t>
      </w:r>
      <w:r>
        <w:rPr>
          <w:rFonts w:hint="eastAsia"/>
          <w:lang w:eastAsia="ko-KR"/>
        </w:rPr>
        <w:t xml:space="preserve"> </w:t>
      </w:r>
      <w:r>
        <w:rPr>
          <w:rFonts w:hint="eastAsia"/>
          <w:lang w:eastAsia="ko-KR"/>
        </w:rPr>
        <w:t>모델</w:t>
      </w:r>
      <w:r>
        <w:rPr>
          <w:rFonts w:hint="eastAsia"/>
          <w:lang w:eastAsia="ko-KR"/>
        </w:rPr>
        <w:t>(124)</w:t>
      </w:r>
      <w:r>
        <w:rPr>
          <w:rFonts w:hint="eastAsia"/>
          <w:lang w:eastAsia="ko-KR"/>
        </w:rPr>
        <w:t>은</w:t>
      </w:r>
      <w:r>
        <w:rPr>
          <w:rFonts w:hint="eastAsia"/>
          <w:lang w:eastAsia="ko-KR"/>
        </w:rPr>
        <w:t xml:space="preserve"> </w:t>
      </w:r>
      <w:proofErr w:type="spellStart"/>
      <w:r>
        <w:rPr>
          <w:rFonts w:hint="eastAsia"/>
          <w:lang w:eastAsia="ko-KR"/>
        </w:rPr>
        <w:t>마스킹된</w:t>
      </w:r>
      <w:proofErr w:type="spellEnd"/>
      <w:r>
        <w:rPr>
          <w:rFonts w:hint="eastAsia"/>
          <w:lang w:eastAsia="ko-KR"/>
        </w:rPr>
        <w:t xml:space="preserve"> </w:t>
      </w:r>
      <w:r>
        <w:rPr>
          <w:rFonts w:hint="eastAsia"/>
          <w:lang w:eastAsia="ko-KR"/>
        </w:rPr>
        <w:t>에지</w:t>
      </w:r>
      <w:r>
        <w:rPr>
          <w:rFonts w:hint="eastAsia"/>
          <w:lang w:eastAsia="ko-KR"/>
        </w:rPr>
        <w:t xml:space="preserve"> </w:t>
      </w:r>
      <w:r>
        <w:rPr>
          <w:rFonts w:hint="eastAsia"/>
          <w:lang w:eastAsia="ko-KR"/>
        </w:rPr>
        <w:t>가중치를</w:t>
      </w:r>
      <w:r>
        <w:rPr>
          <w:rFonts w:hint="eastAsia"/>
          <w:lang w:eastAsia="ko-KR"/>
        </w:rPr>
        <w:t xml:space="preserve"> </w:t>
      </w:r>
      <w:r>
        <w:rPr>
          <w:rFonts w:hint="eastAsia"/>
          <w:lang w:eastAsia="ko-KR"/>
        </w:rPr>
        <w:t>예측하도록</w:t>
      </w:r>
      <w:r>
        <w:rPr>
          <w:rFonts w:hint="eastAsia"/>
          <w:lang w:eastAsia="ko-KR"/>
        </w:rPr>
        <w:t xml:space="preserve"> </w:t>
      </w:r>
      <w:r>
        <w:rPr>
          <w:rFonts w:hint="eastAsia"/>
          <w:lang w:eastAsia="ko-KR"/>
        </w:rPr>
        <w:t>학습된다</w:t>
      </w:r>
      <w:r>
        <w:rPr>
          <w:rFonts w:hint="eastAsia"/>
          <w:lang w:eastAsia="ko-KR"/>
        </w:rPr>
        <w:t xml:space="preserve">. </w:t>
      </w:r>
      <w:r>
        <w:rPr>
          <w:rFonts w:hint="eastAsia"/>
          <w:lang w:eastAsia="ko-KR"/>
        </w:rPr>
        <w:t>이</w:t>
      </w:r>
      <w:r>
        <w:rPr>
          <w:rFonts w:hint="eastAsia"/>
          <w:lang w:eastAsia="ko-KR"/>
        </w:rPr>
        <w:t xml:space="preserve"> </w:t>
      </w:r>
      <w:r>
        <w:rPr>
          <w:rFonts w:hint="eastAsia"/>
          <w:lang w:eastAsia="ko-KR"/>
        </w:rPr>
        <w:t>과정에서</w:t>
      </w:r>
      <w:r>
        <w:rPr>
          <w:rFonts w:hint="eastAsia"/>
          <w:lang w:eastAsia="ko-KR"/>
        </w:rPr>
        <w:t xml:space="preserve"> </w:t>
      </w:r>
      <w:r>
        <w:rPr>
          <w:rFonts w:hint="eastAsia"/>
          <w:lang w:eastAsia="ko-KR"/>
        </w:rPr>
        <w:t>모델이</w:t>
      </w:r>
      <w:r>
        <w:rPr>
          <w:rFonts w:hint="eastAsia"/>
          <w:lang w:eastAsia="ko-KR"/>
        </w:rPr>
        <w:t xml:space="preserve"> </w:t>
      </w:r>
      <w:r>
        <w:rPr>
          <w:rFonts w:hint="eastAsia"/>
          <w:lang w:eastAsia="ko-KR"/>
        </w:rPr>
        <w:t>예측한</w:t>
      </w:r>
      <w:r>
        <w:rPr>
          <w:rFonts w:hint="eastAsia"/>
          <w:lang w:eastAsia="ko-KR"/>
        </w:rPr>
        <w:t xml:space="preserve"> </w:t>
      </w:r>
      <w:r>
        <w:rPr>
          <w:rFonts w:hint="eastAsia"/>
          <w:lang w:eastAsia="ko-KR"/>
        </w:rPr>
        <w:t>값과</w:t>
      </w:r>
      <w:r>
        <w:rPr>
          <w:rFonts w:hint="eastAsia"/>
          <w:lang w:eastAsia="ko-KR"/>
        </w:rPr>
        <w:t xml:space="preserve"> </w:t>
      </w:r>
      <w:r>
        <w:rPr>
          <w:rFonts w:hint="eastAsia"/>
          <w:lang w:eastAsia="ko-KR"/>
        </w:rPr>
        <w:t>제</w:t>
      </w:r>
      <w:r>
        <w:rPr>
          <w:rFonts w:hint="eastAsia"/>
          <w:lang w:eastAsia="ko-KR"/>
        </w:rPr>
        <w:t xml:space="preserve">1 </w:t>
      </w:r>
      <w:r>
        <w:rPr>
          <w:rFonts w:hint="eastAsia"/>
          <w:lang w:eastAsia="ko-KR"/>
        </w:rPr>
        <w:t>정답</w:t>
      </w:r>
      <w:r>
        <w:rPr>
          <w:rFonts w:hint="eastAsia"/>
          <w:lang w:eastAsia="ko-KR"/>
        </w:rPr>
        <w:t xml:space="preserve"> </w:t>
      </w:r>
      <w:r>
        <w:rPr>
          <w:rFonts w:hint="eastAsia"/>
          <w:lang w:eastAsia="ko-KR"/>
        </w:rPr>
        <w:t>값의</w:t>
      </w:r>
      <w:r>
        <w:rPr>
          <w:rFonts w:hint="eastAsia"/>
          <w:lang w:eastAsia="ko-KR"/>
        </w:rPr>
        <w:t xml:space="preserve"> </w:t>
      </w:r>
      <w:r>
        <w:rPr>
          <w:rFonts w:hint="eastAsia"/>
          <w:lang w:eastAsia="ko-KR"/>
        </w:rPr>
        <w:t>차이에</w:t>
      </w:r>
      <w:r>
        <w:rPr>
          <w:rFonts w:hint="eastAsia"/>
          <w:lang w:eastAsia="ko-KR"/>
        </w:rPr>
        <w:t xml:space="preserve"> </w:t>
      </w:r>
      <w:r>
        <w:rPr>
          <w:rFonts w:hint="eastAsia"/>
          <w:lang w:eastAsia="ko-KR"/>
        </w:rPr>
        <w:t>기초하여</w:t>
      </w:r>
      <w:r>
        <w:rPr>
          <w:rFonts w:hint="eastAsia"/>
          <w:lang w:eastAsia="ko-KR"/>
        </w:rPr>
        <w:t xml:space="preserve"> </w:t>
      </w:r>
      <w:r>
        <w:rPr>
          <w:rFonts w:hint="eastAsia"/>
          <w:lang w:eastAsia="ko-KR"/>
        </w:rPr>
        <w:t>결정되는</w:t>
      </w:r>
      <w:r>
        <w:rPr>
          <w:rFonts w:hint="eastAsia"/>
          <w:lang w:eastAsia="ko-KR"/>
        </w:rPr>
        <w:t xml:space="preserve"> </w:t>
      </w:r>
      <w:r>
        <w:rPr>
          <w:rFonts w:hint="eastAsia"/>
          <w:lang w:eastAsia="ko-KR"/>
        </w:rPr>
        <w:t>로스</w:t>
      </w:r>
      <w:r>
        <w:rPr>
          <w:rFonts w:hint="eastAsia"/>
          <w:lang w:eastAsia="ko-KR"/>
        </w:rPr>
        <w:t xml:space="preserve">(loss) </w:t>
      </w:r>
      <w:r>
        <w:rPr>
          <w:rFonts w:hint="eastAsia"/>
          <w:lang w:eastAsia="ko-KR"/>
        </w:rPr>
        <w:t>값이</w:t>
      </w:r>
      <w:r>
        <w:rPr>
          <w:rFonts w:hint="eastAsia"/>
          <w:lang w:eastAsia="ko-KR"/>
        </w:rPr>
        <w:t xml:space="preserve"> </w:t>
      </w:r>
      <w:r>
        <w:rPr>
          <w:rFonts w:hint="eastAsia"/>
          <w:lang w:eastAsia="ko-KR"/>
        </w:rPr>
        <w:t>감소</w:t>
      </w:r>
      <w:r>
        <w:rPr>
          <w:rFonts w:hint="eastAsia"/>
          <w:lang w:eastAsia="ko-KR"/>
        </w:rPr>
        <w:t xml:space="preserve"> </w:t>
      </w:r>
      <w:r>
        <w:rPr>
          <w:rFonts w:hint="eastAsia"/>
          <w:lang w:eastAsia="ko-KR"/>
        </w:rPr>
        <w:t>또는</w:t>
      </w:r>
      <w:r>
        <w:rPr>
          <w:rFonts w:hint="eastAsia"/>
          <w:lang w:eastAsia="ko-KR"/>
        </w:rPr>
        <w:t xml:space="preserve"> </w:t>
      </w:r>
      <w:r>
        <w:rPr>
          <w:rFonts w:hint="eastAsia"/>
          <w:lang w:eastAsia="ko-KR"/>
        </w:rPr>
        <w:t>최소화되도록</w:t>
      </w:r>
      <w:r>
        <w:rPr>
          <w:rFonts w:hint="eastAsia"/>
          <w:lang w:eastAsia="ko-KR"/>
        </w:rPr>
        <w:t xml:space="preserve"> </w:t>
      </w:r>
      <w:r>
        <w:rPr>
          <w:rFonts w:hint="eastAsia"/>
          <w:lang w:eastAsia="ko-KR"/>
        </w:rPr>
        <w:t>모델의</w:t>
      </w:r>
      <w:r>
        <w:rPr>
          <w:rFonts w:hint="eastAsia"/>
          <w:lang w:eastAsia="ko-KR"/>
        </w:rPr>
        <w:t xml:space="preserve"> </w:t>
      </w:r>
      <w:r>
        <w:rPr>
          <w:rFonts w:hint="eastAsia"/>
          <w:lang w:eastAsia="ko-KR"/>
        </w:rPr>
        <w:t>가중치가</w:t>
      </w:r>
      <w:r>
        <w:rPr>
          <w:rFonts w:hint="eastAsia"/>
          <w:lang w:eastAsia="ko-KR"/>
        </w:rPr>
        <w:t xml:space="preserve"> </w:t>
      </w:r>
      <w:r>
        <w:rPr>
          <w:rFonts w:hint="eastAsia"/>
          <w:lang w:eastAsia="ko-KR"/>
        </w:rPr>
        <w:t>갱신된다</w:t>
      </w:r>
      <w:r>
        <w:rPr>
          <w:rFonts w:hint="eastAsia"/>
          <w:lang w:eastAsia="ko-KR"/>
        </w:rPr>
        <w:t>.</w:t>
      </w:r>
    </w:p>
  </w:comment>
  <w:comment w:id="60" w:author="USER" w:date="2025-01-02T22:17:00Z" w:initials="U">
    <w:p w14:paraId="1D81EA71" w14:textId="48DBBCDD" w:rsidR="005714BD" w:rsidRDefault="005714BD">
      <w:pPr>
        <w:pStyle w:val="ad"/>
        <w:rPr>
          <w:lang w:eastAsia="ko-KR"/>
        </w:rPr>
      </w:pPr>
      <w:r>
        <w:rPr>
          <w:rStyle w:val="ac"/>
        </w:rPr>
        <w:annotationRef/>
      </w:r>
      <w:r>
        <w:rPr>
          <w:rFonts w:hint="eastAsia"/>
          <w:lang w:eastAsia="ko-KR"/>
        </w:rPr>
        <w:t>해당</w:t>
      </w:r>
      <w:r>
        <w:rPr>
          <w:rFonts w:hint="eastAsia"/>
          <w:lang w:eastAsia="ko-KR"/>
        </w:rPr>
        <w:t xml:space="preserve"> </w:t>
      </w:r>
      <w:r>
        <w:rPr>
          <w:rFonts w:hint="eastAsia"/>
          <w:lang w:eastAsia="ko-KR"/>
        </w:rPr>
        <w:t>부분의</w:t>
      </w:r>
      <w:r>
        <w:rPr>
          <w:rFonts w:hint="eastAsia"/>
          <w:lang w:eastAsia="ko-KR"/>
        </w:rPr>
        <w:t xml:space="preserve"> </w:t>
      </w:r>
      <w:r>
        <w:rPr>
          <w:rFonts w:hint="eastAsia"/>
          <w:lang w:eastAsia="ko-KR"/>
        </w:rPr>
        <w:t>경우</w:t>
      </w:r>
      <w:r>
        <w:rPr>
          <w:rFonts w:hint="eastAsia"/>
          <w:lang w:eastAsia="ko-KR"/>
        </w:rPr>
        <w:t>,</w:t>
      </w:r>
      <w:r>
        <w:rPr>
          <w:lang w:eastAsia="ko-KR"/>
        </w:rPr>
        <w:t xml:space="preserve"> </w:t>
      </w:r>
      <w:r>
        <w:rPr>
          <w:rFonts w:hint="eastAsia"/>
          <w:lang w:eastAsia="ko-KR"/>
        </w:rPr>
        <w:t>청구항이</w:t>
      </w:r>
      <w:r>
        <w:rPr>
          <w:rFonts w:hint="eastAsia"/>
          <w:lang w:eastAsia="ko-KR"/>
        </w:rPr>
        <w:t xml:space="preserve"> </w:t>
      </w:r>
      <w:r>
        <w:rPr>
          <w:rFonts w:hint="eastAsia"/>
          <w:lang w:eastAsia="ko-KR"/>
        </w:rPr>
        <w:t>아닌</w:t>
      </w:r>
      <w:r>
        <w:rPr>
          <w:rFonts w:hint="eastAsia"/>
          <w:lang w:eastAsia="ko-KR"/>
        </w:rPr>
        <w:t xml:space="preserve"> </w:t>
      </w:r>
      <w:r>
        <w:rPr>
          <w:rFonts w:hint="eastAsia"/>
          <w:lang w:eastAsia="ko-KR"/>
        </w:rPr>
        <w:t>발명의</w:t>
      </w:r>
      <w:r>
        <w:rPr>
          <w:rFonts w:hint="eastAsia"/>
          <w:lang w:eastAsia="ko-KR"/>
        </w:rPr>
        <w:t xml:space="preserve"> </w:t>
      </w:r>
      <w:r>
        <w:rPr>
          <w:rFonts w:hint="eastAsia"/>
          <w:lang w:eastAsia="ko-KR"/>
        </w:rPr>
        <w:t>설명</w:t>
      </w:r>
      <w:r>
        <w:rPr>
          <w:rFonts w:hint="eastAsia"/>
          <w:lang w:eastAsia="ko-KR"/>
        </w:rPr>
        <w:t xml:space="preserve"> </w:t>
      </w:r>
      <w:r>
        <w:rPr>
          <w:rFonts w:hint="eastAsia"/>
          <w:lang w:eastAsia="ko-KR"/>
        </w:rPr>
        <w:t>부분으로</w:t>
      </w:r>
      <w:r>
        <w:rPr>
          <w:rFonts w:hint="eastAsia"/>
          <w:lang w:eastAsia="ko-KR"/>
        </w:rPr>
        <w:t>,</w:t>
      </w:r>
      <w:r>
        <w:rPr>
          <w:lang w:eastAsia="ko-KR"/>
        </w:rPr>
        <w:t xml:space="preserve"> </w:t>
      </w:r>
      <w:r>
        <w:rPr>
          <w:rFonts w:hint="eastAsia"/>
          <w:lang w:eastAsia="ko-KR"/>
        </w:rPr>
        <w:t>해당</w:t>
      </w:r>
      <w:r>
        <w:rPr>
          <w:rFonts w:hint="eastAsia"/>
          <w:lang w:eastAsia="ko-KR"/>
        </w:rPr>
        <w:t xml:space="preserve"> </w:t>
      </w:r>
      <w:r>
        <w:rPr>
          <w:rFonts w:hint="eastAsia"/>
          <w:lang w:eastAsia="ko-KR"/>
        </w:rPr>
        <w:t>부분을</w:t>
      </w:r>
      <w:r>
        <w:rPr>
          <w:rFonts w:hint="eastAsia"/>
          <w:lang w:eastAsia="ko-KR"/>
        </w:rPr>
        <w:t xml:space="preserve"> </w:t>
      </w:r>
      <w:r>
        <w:rPr>
          <w:rFonts w:hint="eastAsia"/>
          <w:lang w:eastAsia="ko-KR"/>
        </w:rPr>
        <w:t>구체적으로</w:t>
      </w:r>
      <w:r>
        <w:rPr>
          <w:rFonts w:hint="eastAsia"/>
          <w:lang w:eastAsia="ko-KR"/>
        </w:rPr>
        <w:t xml:space="preserve"> </w:t>
      </w:r>
      <w:r>
        <w:rPr>
          <w:rFonts w:hint="eastAsia"/>
          <w:lang w:eastAsia="ko-KR"/>
        </w:rPr>
        <w:t>기재</w:t>
      </w:r>
      <w:r>
        <w:rPr>
          <w:lang w:eastAsia="ko-KR"/>
        </w:rPr>
        <w:t>/</w:t>
      </w:r>
      <w:r>
        <w:rPr>
          <w:rFonts w:hint="eastAsia"/>
          <w:lang w:eastAsia="ko-KR"/>
        </w:rPr>
        <w:t>국민건강영양조사</w:t>
      </w:r>
      <w:r>
        <w:rPr>
          <w:rFonts w:hint="eastAsia"/>
          <w:lang w:eastAsia="ko-KR"/>
        </w:rPr>
        <w:t xml:space="preserve"> </w:t>
      </w:r>
      <w:r>
        <w:rPr>
          <w:rFonts w:hint="eastAsia"/>
          <w:lang w:eastAsia="ko-KR"/>
        </w:rPr>
        <w:t>데이터베이스를</w:t>
      </w:r>
      <w:r>
        <w:rPr>
          <w:rFonts w:hint="eastAsia"/>
          <w:lang w:eastAsia="ko-KR"/>
        </w:rPr>
        <w:t xml:space="preserve"> </w:t>
      </w:r>
      <w:r>
        <w:rPr>
          <w:rFonts w:hint="eastAsia"/>
          <w:lang w:eastAsia="ko-KR"/>
        </w:rPr>
        <w:t>활용하였다는</w:t>
      </w:r>
      <w:r>
        <w:rPr>
          <w:rFonts w:hint="eastAsia"/>
          <w:lang w:eastAsia="ko-KR"/>
        </w:rPr>
        <w:t xml:space="preserve"> </w:t>
      </w:r>
      <w:r>
        <w:rPr>
          <w:rFonts w:hint="eastAsia"/>
          <w:lang w:eastAsia="ko-KR"/>
        </w:rPr>
        <w:t>기재를</w:t>
      </w:r>
      <w:r>
        <w:rPr>
          <w:rFonts w:hint="eastAsia"/>
          <w:lang w:eastAsia="ko-KR"/>
        </w:rPr>
        <w:t xml:space="preserve"> </w:t>
      </w:r>
      <w:r>
        <w:rPr>
          <w:rFonts w:hint="eastAsia"/>
          <w:lang w:eastAsia="ko-KR"/>
        </w:rPr>
        <w:t>추가하더라도</w:t>
      </w:r>
      <w:r>
        <w:rPr>
          <w:rFonts w:hint="eastAsia"/>
          <w:lang w:eastAsia="ko-KR"/>
        </w:rPr>
        <w:t>,</w:t>
      </w:r>
      <w:r>
        <w:rPr>
          <w:lang w:eastAsia="ko-KR"/>
        </w:rPr>
        <w:t xml:space="preserve"> </w:t>
      </w:r>
      <w:r>
        <w:rPr>
          <w:rFonts w:hint="eastAsia"/>
          <w:lang w:eastAsia="ko-KR"/>
        </w:rPr>
        <w:t>권리</w:t>
      </w:r>
      <w:r>
        <w:rPr>
          <w:rFonts w:hint="eastAsia"/>
          <w:lang w:eastAsia="ko-KR"/>
        </w:rPr>
        <w:t xml:space="preserve"> </w:t>
      </w:r>
      <w:r>
        <w:rPr>
          <w:rFonts w:hint="eastAsia"/>
          <w:lang w:eastAsia="ko-KR"/>
        </w:rPr>
        <w:t>범위</w:t>
      </w:r>
      <w:r>
        <w:rPr>
          <w:rFonts w:hint="eastAsia"/>
          <w:lang w:eastAsia="ko-KR"/>
        </w:rPr>
        <w:t xml:space="preserve"> </w:t>
      </w:r>
      <w:r>
        <w:rPr>
          <w:rFonts w:hint="eastAsia"/>
          <w:lang w:eastAsia="ko-KR"/>
        </w:rPr>
        <w:t>상에는</w:t>
      </w:r>
      <w:r>
        <w:rPr>
          <w:rFonts w:hint="eastAsia"/>
          <w:lang w:eastAsia="ko-KR"/>
        </w:rPr>
        <w:t xml:space="preserve"> </w:t>
      </w:r>
      <w:r>
        <w:rPr>
          <w:rFonts w:hint="eastAsia"/>
          <w:lang w:eastAsia="ko-KR"/>
        </w:rPr>
        <w:t>영향을</w:t>
      </w:r>
      <w:r>
        <w:rPr>
          <w:rFonts w:hint="eastAsia"/>
          <w:lang w:eastAsia="ko-KR"/>
        </w:rPr>
        <w:t xml:space="preserve"> </w:t>
      </w:r>
      <w:r>
        <w:rPr>
          <w:rFonts w:hint="eastAsia"/>
          <w:lang w:eastAsia="ko-KR"/>
        </w:rPr>
        <w:t>미치지</w:t>
      </w:r>
      <w:r>
        <w:rPr>
          <w:rFonts w:hint="eastAsia"/>
          <w:lang w:eastAsia="ko-KR"/>
        </w:rPr>
        <w:t xml:space="preserve"> </w:t>
      </w:r>
      <w:r>
        <w:rPr>
          <w:rFonts w:hint="eastAsia"/>
          <w:lang w:eastAsia="ko-KR"/>
        </w:rPr>
        <w:t>않습니다</w:t>
      </w:r>
      <w:r>
        <w:rPr>
          <w:rFonts w:hint="eastAsia"/>
          <w:lang w:eastAsia="ko-KR"/>
        </w:rPr>
        <w:t>.</w:t>
      </w:r>
    </w:p>
    <w:p w14:paraId="679B49FD" w14:textId="17EBDADA" w:rsidR="005714BD" w:rsidRDefault="005714BD">
      <w:pPr>
        <w:pStyle w:val="ad"/>
        <w:rPr>
          <w:lang w:eastAsia="ko-KR"/>
        </w:rPr>
      </w:pPr>
    </w:p>
    <w:p w14:paraId="4E379DC8" w14:textId="1E532BF0" w:rsidR="005714BD" w:rsidRDefault="005714BD">
      <w:pPr>
        <w:pStyle w:val="ad"/>
        <w:rPr>
          <w:lang w:eastAsia="ko-KR"/>
        </w:rPr>
      </w:pPr>
      <w:r>
        <w:rPr>
          <w:rFonts w:hint="eastAsia"/>
          <w:lang w:eastAsia="ko-KR"/>
        </w:rPr>
        <w:t>해당</w:t>
      </w:r>
      <w:r>
        <w:rPr>
          <w:rFonts w:hint="eastAsia"/>
          <w:lang w:eastAsia="ko-KR"/>
        </w:rPr>
        <w:t xml:space="preserve"> </w:t>
      </w:r>
      <w:r>
        <w:rPr>
          <w:rFonts w:hint="eastAsia"/>
          <w:lang w:eastAsia="ko-KR"/>
        </w:rPr>
        <w:t>부분의</w:t>
      </w:r>
      <w:r>
        <w:rPr>
          <w:rFonts w:hint="eastAsia"/>
          <w:lang w:eastAsia="ko-KR"/>
        </w:rPr>
        <w:t xml:space="preserve"> </w:t>
      </w:r>
      <w:r>
        <w:rPr>
          <w:rFonts w:hint="eastAsia"/>
          <w:lang w:eastAsia="ko-KR"/>
        </w:rPr>
        <w:t>기재를</w:t>
      </w:r>
      <w:r>
        <w:rPr>
          <w:rFonts w:hint="eastAsia"/>
          <w:lang w:eastAsia="ko-KR"/>
        </w:rPr>
        <w:t xml:space="preserve"> </w:t>
      </w:r>
      <w:r>
        <w:rPr>
          <w:rFonts w:hint="eastAsia"/>
          <w:lang w:eastAsia="ko-KR"/>
        </w:rPr>
        <w:t>청구항에</w:t>
      </w:r>
      <w:r>
        <w:rPr>
          <w:rFonts w:hint="eastAsia"/>
          <w:lang w:eastAsia="ko-KR"/>
        </w:rPr>
        <w:t xml:space="preserve"> </w:t>
      </w:r>
      <w:r>
        <w:rPr>
          <w:rFonts w:hint="eastAsia"/>
          <w:lang w:eastAsia="ko-KR"/>
        </w:rPr>
        <w:t>기재할</w:t>
      </w:r>
      <w:r>
        <w:rPr>
          <w:rFonts w:hint="eastAsia"/>
          <w:lang w:eastAsia="ko-KR"/>
        </w:rPr>
        <w:t xml:space="preserve"> </w:t>
      </w:r>
      <w:r>
        <w:rPr>
          <w:rFonts w:hint="eastAsia"/>
          <w:lang w:eastAsia="ko-KR"/>
        </w:rPr>
        <w:t>필요는</w:t>
      </w:r>
      <w:r>
        <w:rPr>
          <w:rFonts w:hint="eastAsia"/>
          <w:lang w:eastAsia="ko-KR"/>
        </w:rPr>
        <w:t xml:space="preserve"> </w:t>
      </w:r>
      <w:r>
        <w:rPr>
          <w:rFonts w:hint="eastAsia"/>
          <w:lang w:eastAsia="ko-KR"/>
        </w:rPr>
        <w:t>없다고</w:t>
      </w:r>
      <w:r>
        <w:rPr>
          <w:rFonts w:hint="eastAsia"/>
          <w:lang w:eastAsia="ko-KR"/>
        </w:rPr>
        <w:t xml:space="preserve"> </w:t>
      </w:r>
      <w:r>
        <w:rPr>
          <w:rFonts w:hint="eastAsia"/>
          <w:lang w:eastAsia="ko-KR"/>
        </w:rPr>
        <w:t>판단됩니다</w:t>
      </w:r>
      <w:r>
        <w:rPr>
          <w:rFonts w:hint="eastAsia"/>
          <w:lang w:eastAsia="ko-KR"/>
        </w:rPr>
        <w:t>.</w:t>
      </w:r>
    </w:p>
    <w:p w14:paraId="19642C26" w14:textId="77777777" w:rsidR="005714BD" w:rsidRDefault="005714BD">
      <w:pPr>
        <w:pStyle w:val="ad"/>
        <w:rPr>
          <w:rFonts w:hint="eastAsia"/>
          <w:lang w:eastAsia="ko-KR"/>
        </w:rPr>
      </w:pPr>
    </w:p>
    <w:p w14:paraId="1B9FD862" w14:textId="3C1A3A62" w:rsidR="005714BD" w:rsidRDefault="005714BD">
      <w:pPr>
        <w:pStyle w:val="ad"/>
        <w:rPr>
          <w:lang w:eastAsia="ko-KR"/>
        </w:rPr>
      </w:pPr>
      <w:r>
        <w:rPr>
          <w:rFonts w:hint="eastAsia"/>
          <w:lang w:eastAsia="ko-KR"/>
        </w:rPr>
        <w:t>발명의</w:t>
      </w:r>
      <w:r>
        <w:rPr>
          <w:rFonts w:hint="eastAsia"/>
          <w:lang w:eastAsia="ko-KR"/>
        </w:rPr>
        <w:t xml:space="preserve"> </w:t>
      </w:r>
      <w:r>
        <w:rPr>
          <w:rFonts w:hint="eastAsia"/>
          <w:lang w:eastAsia="ko-KR"/>
        </w:rPr>
        <w:t>설명</w:t>
      </w:r>
      <w:r>
        <w:rPr>
          <w:rFonts w:hint="eastAsia"/>
          <w:lang w:eastAsia="ko-KR"/>
        </w:rPr>
        <w:t xml:space="preserve"> </w:t>
      </w:r>
      <w:r>
        <w:rPr>
          <w:rFonts w:hint="eastAsia"/>
          <w:lang w:eastAsia="ko-KR"/>
        </w:rPr>
        <w:t>부분에</w:t>
      </w:r>
      <w:r>
        <w:rPr>
          <w:rFonts w:hint="eastAsia"/>
          <w:lang w:eastAsia="ko-KR"/>
        </w:rPr>
        <w:t xml:space="preserve"> </w:t>
      </w:r>
      <w:r>
        <w:rPr>
          <w:rFonts w:hint="eastAsia"/>
          <w:lang w:eastAsia="ko-KR"/>
        </w:rPr>
        <w:t>추가된</w:t>
      </w:r>
      <w:r>
        <w:rPr>
          <w:rFonts w:hint="eastAsia"/>
          <w:lang w:eastAsia="ko-KR"/>
        </w:rPr>
        <w:t xml:space="preserve"> </w:t>
      </w:r>
      <w:r>
        <w:rPr>
          <w:rFonts w:hint="eastAsia"/>
          <w:lang w:eastAsia="ko-KR"/>
        </w:rPr>
        <w:t>해당</w:t>
      </w:r>
      <w:r>
        <w:rPr>
          <w:rFonts w:hint="eastAsia"/>
          <w:lang w:eastAsia="ko-KR"/>
        </w:rPr>
        <w:t xml:space="preserve"> </w:t>
      </w:r>
      <w:r>
        <w:rPr>
          <w:rFonts w:hint="eastAsia"/>
          <w:lang w:eastAsia="ko-KR"/>
        </w:rPr>
        <w:t>부분의</w:t>
      </w:r>
      <w:r>
        <w:rPr>
          <w:rFonts w:hint="eastAsia"/>
          <w:lang w:eastAsia="ko-KR"/>
        </w:rPr>
        <w:t xml:space="preserve"> </w:t>
      </w:r>
      <w:r>
        <w:rPr>
          <w:rFonts w:hint="eastAsia"/>
          <w:lang w:eastAsia="ko-KR"/>
        </w:rPr>
        <w:t>기재는</w:t>
      </w:r>
      <w:r>
        <w:rPr>
          <w:rFonts w:hint="eastAsia"/>
          <w:lang w:eastAsia="ko-KR"/>
        </w:rPr>
        <w:t xml:space="preserve"> </w:t>
      </w:r>
      <w:r>
        <w:rPr>
          <w:rFonts w:hint="eastAsia"/>
          <w:lang w:eastAsia="ko-KR"/>
        </w:rPr>
        <w:t>본</w:t>
      </w:r>
      <w:r>
        <w:rPr>
          <w:rFonts w:hint="eastAsia"/>
          <w:lang w:eastAsia="ko-KR"/>
        </w:rPr>
        <w:t xml:space="preserve"> </w:t>
      </w:r>
      <w:r>
        <w:rPr>
          <w:rFonts w:hint="eastAsia"/>
          <w:lang w:eastAsia="ko-KR"/>
        </w:rPr>
        <w:t>발명을</w:t>
      </w:r>
      <w:r>
        <w:rPr>
          <w:rFonts w:hint="eastAsia"/>
          <w:lang w:eastAsia="ko-KR"/>
        </w:rPr>
        <w:t xml:space="preserve"> </w:t>
      </w:r>
      <w:r>
        <w:rPr>
          <w:rFonts w:hint="eastAsia"/>
          <w:lang w:eastAsia="ko-KR"/>
        </w:rPr>
        <w:t>명확히</w:t>
      </w:r>
      <w:r>
        <w:rPr>
          <w:rFonts w:hint="eastAsia"/>
          <w:lang w:eastAsia="ko-KR"/>
        </w:rPr>
        <w:t xml:space="preserve"> </w:t>
      </w:r>
      <w:r>
        <w:rPr>
          <w:rFonts w:hint="eastAsia"/>
          <w:lang w:eastAsia="ko-KR"/>
        </w:rPr>
        <w:t>설명하고</w:t>
      </w:r>
      <w:r>
        <w:rPr>
          <w:rFonts w:hint="eastAsia"/>
          <w:lang w:eastAsia="ko-KR"/>
        </w:rPr>
        <w:t>,</w:t>
      </w:r>
      <w:r>
        <w:rPr>
          <w:lang w:eastAsia="ko-KR"/>
        </w:rPr>
        <w:t xml:space="preserve"> </w:t>
      </w:r>
      <w:r>
        <w:rPr>
          <w:rFonts w:hint="eastAsia"/>
          <w:lang w:eastAsia="ko-KR"/>
        </w:rPr>
        <w:t>추후</w:t>
      </w:r>
      <w:r>
        <w:rPr>
          <w:rFonts w:hint="eastAsia"/>
          <w:lang w:eastAsia="ko-KR"/>
        </w:rPr>
        <w:t xml:space="preserve"> </w:t>
      </w:r>
      <w:r>
        <w:rPr>
          <w:rFonts w:hint="eastAsia"/>
          <w:lang w:eastAsia="ko-KR"/>
        </w:rPr>
        <w:t>필요시에</w:t>
      </w:r>
      <w:r>
        <w:rPr>
          <w:rFonts w:hint="eastAsia"/>
          <w:lang w:eastAsia="ko-KR"/>
        </w:rPr>
        <w:t xml:space="preserve"> </w:t>
      </w:r>
      <w:r>
        <w:rPr>
          <w:rFonts w:hint="eastAsia"/>
          <w:lang w:eastAsia="ko-KR"/>
        </w:rPr>
        <w:t>청구항에</w:t>
      </w:r>
      <w:r>
        <w:rPr>
          <w:rFonts w:hint="eastAsia"/>
          <w:lang w:eastAsia="ko-KR"/>
        </w:rPr>
        <w:t xml:space="preserve"> </w:t>
      </w:r>
      <w:r>
        <w:rPr>
          <w:rFonts w:hint="eastAsia"/>
          <w:lang w:eastAsia="ko-KR"/>
        </w:rPr>
        <w:t>추가</w:t>
      </w:r>
      <w:r>
        <w:rPr>
          <w:rFonts w:hint="eastAsia"/>
          <w:lang w:eastAsia="ko-KR"/>
        </w:rPr>
        <w:t xml:space="preserve"> </w:t>
      </w:r>
      <w:r>
        <w:rPr>
          <w:rFonts w:hint="eastAsia"/>
          <w:lang w:eastAsia="ko-KR"/>
        </w:rPr>
        <w:t>한정하는</w:t>
      </w:r>
      <w:r>
        <w:rPr>
          <w:rFonts w:hint="eastAsia"/>
          <w:lang w:eastAsia="ko-KR"/>
        </w:rPr>
        <w:t xml:space="preserve"> </w:t>
      </w:r>
      <w:r>
        <w:rPr>
          <w:rFonts w:hint="eastAsia"/>
          <w:lang w:eastAsia="ko-KR"/>
        </w:rPr>
        <w:t>등으로</w:t>
      </w:r>
      <w:r>
        <w:rPr>
          <w:rFonts w:hint="eastAsia"/>
          <w:lang w:eastAsia="ko-KR"/>
        </w:rPr>
        <w:t xml:space="preserve"> </w:t>
      </w:r>
      <w:r>
        <w:rPr>
          <w:rFonts w:hint="eastAsia"/>
          <w:lang w:eastAsia="ko-KR"/>
        </w:rPr>
        <w:t>이용</w:t>
      </w:r>
      <w:r>
        <w:rPr>
          <w:rFonts w:hint="eastAsia"/>
          <w:lang w:eastAsia="ko-KR"/>
        </w:rPr>
        <w:t xml:space="preserve"> </w:t>
      </w:r>
      <w:r>
        <w:rPr>
          <w:rFonts w:hint="eastAsia"/>
          <w:lang w:eastAsia="ko-KR"/>
        </w:rPr>
        <w:t>가능합니다</w:t>
      </w:r>
      <w:r>
        <w:rPr>
          <w:rFonts w:hint="eastAsia"/>
          <w:lang w:eastAsia="ko-KR"/>
        </w:rPr>
        <w:t>.</w:t>
      </w:r>
    </w:p>
    <w:p w14:paraId="5FD59574" w14:textId="77777777" w:rsidR="005714BD" w:rsidRDefault="005714BD">
      <w:pPr>
        <w:pStyle w:val="ad"/>
        <w:rPr>
          <w:lang w:eastAsia="ko-KR"/>
        </w:rPr>
      </w:pPr>
    </w:p>
    <w:p w14:paraId="2F30063B" w14:textId="0B904E76" w:rsidR="005714BD" w:rsidRPr="005714BD" w:rsidRDefault="005714BD">
      <w:pPr>
        <w:pStyle w:val="ad"/>
        <w:rPr>
          <w:rFonts w:hint="eastAsia"/>
          <w:lang w:eastAsia="ko-KR"/>
        </w:rPr>
      </w:pPr>
      <w:r>
        <w:rPr>
          <w:rFonts w:hint="eastAsia"/>
          <w:lang w:eastAsia="ko-KR"/>
        </w:rPr>
        <w:t>해당</w:t>
      </w:r>
      <w:r>
        <w:rPr>
          <w:rFonts w:hint="eastAsia"/>
          <w:lang w:eastAsia="ko-KR"/>
        </w:rPr>
        <w:t xml:space="preserve"> </w:t>
      </w:r>
      <w:r>
        <w:rPr>
          <w:rFonts w:hint="eastAsia"/>
          <w:lang w:eastAsia="ko-KR"/>
        </w:rPr>
        <w:t>부분은</w:t>
      </w:r>
      <w:r>
        <w:rPr>
          <w:rFonts w:hint="eastAsia"/>
          <w:lang w:eastAsia="ko-KR"/>
        </w:rPr>
        <w:t xml:space="preserve"> </w:t>
      </w:r>
      <w:r>
        <w:rPr>
          <w:rFonts w:hint="eastAsia"/>
          <w:lang w:eastAsia="ko-KR"/>
        </w:rPr>
        <w:t>발명자님의</w:t>
      </w:r>
      <w:r>
        <w:rPr>
          <w:lang w:eastAsia="ko-KR"/>
        </w:rPr>
        <w:t xml:space="preserve"> </w:t>
      </w:r>
      <w:r>
        <w:rPr>
          <w:rFonts w:hint="eastAsia"/>
          <w:lang w:eastAsia="ko-KR"/>
        </w:rPr>
        <w:t>의견을</w:t>
      </w:r>
      <w:r>
        <w:rPr>
          <w:rFonts w:hint="eastAsia"/>
          <w:lang w:eastAsia="ko-KR"/>
        </w:rPr>
        <w:t xml:space="preserve"> </w:t>
      </w:r>
      <w:r>
        <w:rPr>
          <w:rFonts w:hint="eastAsia"/>
          <w:lang w:eastAsia="ko-KR"/>
        </w:rPr>
        <w:t>반영하여</w:t>
      </w:r>
      <w:r>
        <w:rPr>
          <w:rFonts w:hint="eastAsia"/>
          <w:lang w:eastAsia="ko-KR"/>
        </w:rPr>
        <w:t xml:space="preserve"> </w:t>
      </w:r>
      <w:r>
        <w:rPr>
          <w:rFonts w:hint="eastAsia"/>
          <w:lang w:eastAsia="ko-KR"/>
        </w:rPr>
        <w:t>일부</w:t>
      </w:r>
      <w:r>
        <w:rPr>
          <w:rFonts w:hint="eastAsia"/>
          <w:lang w:eastAsia="ko-KR"/>
        </w:rPr>
        <w:t xml:space="preserve"> </w:t>
      </w:r>
      <w:r>
        <w:rPr>
          <w:rFonts w:hint="eastAsia"/>
          <w:lang w:eastAsia="ko-KR"/>
        </w:rPr>
        <w:t>기재를</w:t>
      </w:r>
      <w:r>
        <w:rPr>
          <w:rFonts w:hint="eastAsia"/>
          <w:lang w:eastAsia="ko-KR"/>
        </w:rPr>
        <w:t xml:space="preserve"> </w:t>
      </w:r>
      <w:r>
        <w:rPr>
          <w:rFonts w:hint="eastAsia"/>
          <w:lang w:eastAsia="ko-KR"/>
        </w:rPr>
        <w:t>수정</w:t>
      </w:r>
      <w:r>
        <w:rPr>
          <w:lang w:eastAsia="ko-KR"/>
        </w:rPr>
        <w:t xml:space="preserve"> </w:t>
      </w:r>
      <w:r>
        <w:rPr>
          <w:rFonts w:hint="eastAsia"/>
          <w:lang w:eastAsia="ko-KR"/>
        </w:rPr>
        <w:t>및</w:t>
      </w:r>
      <w:r>
        <w:rPr>
          <w:rFonts w:hint="eastAsia"/>
          <w:lang w:eastAsia="ko-KR"/>
        </w:rPr>
        <w:t xml:space="preserve"> </w:t>
      </w:r>
      <w:r>
        <w:rPr>
          <w:rFonts w:hint="eastAsia"/>
          <w:lang w:eastAsia="ko-KR"/>
        </w:rPr>
        <w:t>추가하였습니다</w:t>
      </w:r>
      <w:r>
        <w:rPr>
          <w:rFonts w:hint="eastAsia"/>
          <w:lang w:eastAsia="ko-KR"/>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610281" w15:done="0"/>
  <w15:commentEx w15:paraId="50C403EA" w15:done="0"/>
  <w15:commentEx w15:paraId="0CBD5B73" w15:done="0"/>
  <w15:commentEx w15:paraId="48EB2DFD" w15:done="0"/>
  <w15:commentEx w15:paraId="15A51ED4" w15:done="0"/>
  <w15:commentEx w15:paraId="7E437EB9" w15:done="0"/>
  <w15:commentEx w15:paraId="3AD3FEE1" w15:done="0"/>
  <w15:commentEx w15:paraId="7DB7009B" w15:paraIdParent="3AD3FEE1" w15:done="0"/>
  <w15:commentEx w15:paraId="35FF2C32" w15:done="0"/>
  <w15:commentEx w15:paraId="1B387948" w15:done="0"/>
  <w15:commentEx w15:paraId="6B0CC6E2" w15:paraIdParent="1B387948" w15:done="0"/>
  <w15:commentEx w15:paraId="06D65325" w15:done="0"/>
  <w15:commentEx w15:paraId="2FC5E67D" w15:paraIdParent="06D65325" w15:done="0"/>
  <w15:commentEx w15:paraId="0F3D65C4" w15:done="0"/>
  <w15:commentEx w15:paraId="20AA38E2" w15:done="0"/>
  <w15:commentEx w15:paraId="2F30063B" w15:paraIdParent="20AA38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FEFF55" w16cex:dateUtc="2024-12-07T08:07:00Z"/>
  <w16cex:commentExtensible w16cex:durableId="2AFEFF50" w16cex:dateUtc="2024-12-07T08:07:00Z"/>
  <w16cex:commentExtensible w16cex:durableId="2AFEFF4A" w16cex:dateUtc="2024-12-07T08:07:00Z"/>
  <w16cex:commentExtensible w16cex:durableId="2AFEFF44" w16cex:dateUtc="2024-12-07T08:07:00Z"/>
  <w16cex:commentExtensible w16cex:durableId="2AFEFF3F" w16cex:dateUtc="2024-12-07T08:07:00Z"/>
  <w16cex:commentExtensible w16cex:durableId="2AFEFF39" w16cex:dateUtc="2024-12-07T08:07:00Z"/>
  <w16cex:commentExtensible w16cex:durableId="2F8F358F" w16cex:dateUtc="2024-12-16T11:49:00Z"/>
  <w16cex:commentExtensible w16cex:durableId="2B218D2C" w16cex:dateUtc="2025-01-02T13:09:00Z"/>
  <w16cex:commentExtensible w16cex:durableId="2AFEFF6B" w16cex:dateUtc="2024-12-07T08:07:00Z"/>
  <w16cex:commentExtensible w16cex:durableId="4D2E4FDE" w16cex:dateUtc="2024-12-16T11:48:00Z"/>
  <w16cex:commentExtensible w16cex:durableId="2B218E3B" w16cex:dateUtc="2025-01-02T13:14:00Z"/>
  <w16cex:commentExtensible w16cex:durableId="1EA29B13" w16cex:dateUtc="2024-12-16T11:19:00Z"/>
  <w16cex:commentExtensible w16cex:durableId="2B218ED2" w16cex:dateUtc="2025-01-02T13:16:00Z"/>
  <w16cex:commentExtensible w16cex:durableId="2B2185AF" w16cex:dateUtc="2025-01-02T12:37:00Z"/>
  <w16cex:commentExtensible w16cex:durableId="0810DDE8" w16cex:dateUtc="2024-12-16T11:34:00Z"/>
  <w16cex:commentExtensible w16cex:durableId="2B218EF8" w16cex:dateUtc="2025-01-02T1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610281" w16cid:durableId="2AFEFF55"/>
  <w16cid:commentId w16cid:paraId="50C403EA" w16cid:durableId="2AFEFF50"/>
  <w16cid:commentId w16cid:paraId="0CBD5B73" w16cid:durableId="2AFEFF4A"/>
  <w16cid:commentId w16cid:paraId="48EB2DFD" w16cid:durableId="2AFEFF44"/>
  <w16cid:commentId w16cid:paraId="15A51ED4" w16cid:durableId="2AFEFF3F"/>
  <w16cid:commentId w16cid:paraId="7E437EB9" w16cid:durableId="2AFEFF39"/>
  <w16cid:commentId w16cid:paraId="3AD3FEE1" w16cid:durableId="2F8F358F"/>
  <w16cid:commentId w16cid:paraId="7DB7009B" w16cid:durableId="2B218D2C"/>
  <w16cid:commentId w16cid:paraId="35FF2C32" w16cid:durableId="2AFEFF6B"/>
  <w16cid:commentId w16cid:paraId="1B387948" w16cid:durableId="4D2E4FDE"/>
  <w16cid:commentId w16cid:paraId="6B0CC6E2" w16cid:durableId="2B218E3B"/>
  <w16cid:commentId w16cid:paraId="06D65325" w16cid:durableId="1EA29B13"/>
  <w16cid:commentId w16cid:paraId="2FC5E67D" w16cid:durableId="2B218ED2"/>
  <w16cid:commentId w16cid:paraId="0F3D65C4" w16cid:durableId="2B2185AF"/>
  <w16cid:commentId w16cid:paraId="20AA38E2" w16cid:durableId="0810DDE8"/>
  <w16cid:commentId w16cid:paraId="2F30063B" w16cid:durableId="2B218E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49DCC" w14:textId="77777777" w:rsidR="009858C5" w:rsidRDefault="009858C5">
      <w:r>
        <w:separator/>
      </w:r>
    </w:p>
  </w:endnote>
  <w:endnote w:type="continuationSeparator" w:id="0">
    <w:p w14:paraId="62605889" w14:textId="77777777" w:rsidR="009858C5" w:rsidRDefault="00985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바탕체">
    <w:panose1 w:val="0203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5FAED" w14:textId="77777777" w:rsidR="00117C6D" w:rsidRDefault="00F96DF9">
    <w:pPr>
      <w:pBdr>
        <w:top w:val="nil"/>
        <w:left w:val="nil"/>
        <w:bottom w:val="nil"/>
        <w:right w:val="nil"/>
        <w:between w:val="nil"/>
      </w:pBdr>
      <w:tabs>
        <w:tab w:val="center" w:pos="4513"/>
        <w:tab w:val="right" w:pos="9026"/>
      </w:tabs>
      <w:jc w:val="center"/>
      <w:rPr>
        <w:rFonts w:eastAsia="Times New Roman"/>
        <w:color w:val="000000"/>
      </w:rPr>
    </w:pPr>
    <w:r>
      <w:rPr>
        <w:rFonts w:eastAsia="Times New Roman"/>
        <w:color w:val="000000"/>
        <w:sz w:val="20"/>
        <w:szCs w:val="20"/>
      </w:rPr>
      <w:fldChar w:fldCharType="begin"/>
    </w:r>
    <w:r>
      <w:rPr>
        <w:rFonts w:eastAsia="Times New Roman"/>
        <w:color w:val="000000"/>
        <w:sz w:val="20"/>
        <w:szCs w:val="20"/>
      </w:rPr>
      <w:instrText>PAGE</w:instrText>
    </w:r>
    <w:r>
      <w:rPr>
        <w:rFonts w:eastAsia="Times New Roman"/>
        <w:color w:val="000000"/>
        <w:sz w:val="20"/>
        <w:szCs w:val="20"/>
      </w:rPr>
      <w:fldChar w:fldCharType="separate"/>
    </w:r>
    <w:r w:rsidR="00073C33">
      <w:rPr>
        <w:rFonts w:eastAsia="Times New Roman"/>
        <w:noProof/>
        <w:color w:val="000000"/>
        <w:sz w:val="20"/>
        <w:szCs w:val="20"/>
      </w:rPr>
      <w:t>1</w:t>
    </w:r>
    <w:r>
      <w:rPr>
        <w:rFonts w:eastAsia="Times New Roman"/>
        <w:color w:val="000000"/>
        <w:sz w:val="20"/>
        <w:szCs w:val="20"/>
      </w:rPr>
      <w:fldChar w:fldCharType="end"/>
    </w:r>
  </w:p>
  <w:p w14:paraId="20C84512" w14:textId="77777777" w:rsidR="00117C6D" w:rsidRDefault="00117C6D">
    <w:pPr>
      <w:pBdr>
        <w:top w:val="nil"/>
        <w:left w:val="nil"/>
        <w:bottom w:val="nil"/>
        <w:right w:val="nil"/>
        <w:between w:val="nil"/>
      </w:pBdr>
      <w:tabs>
        <w:tab w:val="center" w:pos="4513"/>
        <w:tab w:val="right" w:pos="9026"/>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06890" w14:textId="77777777" w:rsidR="00117C6D" w:rsidRDefault="00117C6D">
    <w:pPr>
      <w:pBdr>
        <w:top w:val="nil"/>
        <w:left w:val="nil"/>
        <w:bottom w:val="nil"/>
        <w:right w:val="nil"/>
        <w:between w:val="nil"/>
      </w:pBdr>
      <w:tabs>
        <w:tab w:val="center" w:pos="4513"/>
        <w:tab w:val="right" w:pos="9026"/>
      </w:tabs>
      <w:jc w:val="right"/>
      <w:rPr>
        <w:rFonts w:eastAsia="Times New Roman"/>
        <w:color w:val="000000"/>
      </w:rPr>
    </w:pPr>
  </w:p>
  <w:p w14:paraId="50383A46" w14:textId="77777777" w:rsidR="00117C6D" w:rsidRDefault="00117C6D">
    <w:pPr>
      <w:pBdr>
        <w:top w:val="nil"/>
        <w:left w:val="nil"/>
        <w:bottom w:val="nil"/>
        <w:right w:val="nil"/>
        <w:between w:val="nil"/>
      </w:pBdr>
      <w:tabs>
        <w:tab w:val="center" w:pos="4513"/>
        <w:tab w:val="right" w:pos="9026"/>
      </w:tabs>
    </w:pPr>
  </w:p>
  <w:p w14:paraId="182060BB" w14:textId="77777777" w:rsidR="00117C6D" w:rsidRDefault="00F96DF9">
    <w:pPr>
      <w:pBdr>
        <w:top w:val="nil"/>
        <w:left w:val="nil"/>
        <w:bottom w:val="nil"/>
        <w:right w:val="nil"/>
        <w:between w:val="nil"/>
      </w:pBdr>
      <w:tabs>
        <w:tab w:val="center" w:pos="4513"/>
        <w:tab w:val="right" w:pos="9026"/>
      </w:tabs>
      <w:jc w:val="center"/>
    </w:pPr>
    <w:r>
      <w:fldChar w:fldCharType="begin"/>
    </w:r>
    <w:r>
      <w:instrText>PAGE</w:instrText>
    </w:r>
    <w:r w:rsidR="009858C5">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3CF7F" w14:textId="77777777" w:rsidR="009858C5" w:rsidRDefault="009858C5">
      <w:r>
        <w:separator/>
      </w:r>
    </w:p>
  </w:footnote>
  <w:footnote w:type="continuationSeparator" w:id="0">
    <w:p w14:paraId="7EDEB0C2" w14:textId="77777777" w:rsidR="009858C5" w:rsidRDefault="009858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37AFB" w14:textId="34E76F07" w:rsidR="00117C6D" w:rsidRPr="00B036C2" w:rsidRDefault="00F96DF9">
    <w:pPr>
      <w:rPr>
        <w:color w:val="FF0000"/>
        <w:sz w:val="20"/>
        <w:szCs w:val="20"/>
      </w:rPr>
    </w:pPr>
    <w:r>
      <w:rPr>
        <w:b/>
        <w:color w:val="FF0000"/>
      </w:rPr>
      <w:t xml:space="preserve">                                                                        </w:t>
    </w:r>
    <w:r>
      <w:rPr>
        <w:b/>
        <w:color w:val="FF0000"/>
        <w:sz w:val="20"/>
        <w:szCs w:val="20"/>
      </w:rPr>
      <w:t xml:space="preserve">  </w:t>
    </w:r>
    <w:r w:rsidR="00B036C2">
      <w:rPr>
        <w:b/>
        <w:color w:val="FF0000"/>
        <w:sz w:val="20"/>
        <w:szCs w:val="20"/>
      </w:rPr>
      <w:tab/>
    </w:r>
    <w:r w:rsidR="00B036C2">
      <w:rPr>
        <w:b/>
        <w:color w:val="FF0000"/>
        <w:sz w:val="20"/>
        <w:szCs w:val="20"/>
      </w:rPr>
      <w:tab/>
    </w:r>
    <w:r w:rsidR="00B036C2">
      <w:rPr>
        <w:b/>
        <w:color w:val="FF0000"/>
        <w:sz w:val="20"/>
        <w:szCs w:val="20"/>
      </w:rPr>
      <w:tab/>
    </w:r>
    <w:r>
      <w:rPr>
        <w:color w:val="FF0000"/>
        <w:sz w:val="20"/>
        <w:szCs w:val="20"/>
      </w:rPr>
      <w:t>Confidential and Privileged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9E559" w14:textId="77777777" w:rsidR="00117C6D" w:rsidRDefault="00F96DF9">
    <w:pPr>
      <w:tabs>
        <w:tab w:val="center" w:pos="4513"/>
        <w:tab w:val="right" w:pos="9026"/>
      </w:tabs>
      <w:ind w:right="120"/>
      <w:rPr>
        <w:color w:val="FF0000"/>
        <w:sz w:val="20"/>
        <w:szCs w:val="20"/>
      </w:rPr>
    </w:pPr>
    <w:r>
      <w:rPr>
        <w:color w:val="FF0000"/>
        <w:sz w:val="20"/>
        <w:szCs w:val="20"/>
      </w:rPr>
      <w:t xml:space="preserve">                                                                                                            </w:t>
    </w:r>
    <w:r>
      <w:rPr>
        <w:noProof/>
      </w:rPr>
      <w:drawing>
        <wp:anchor distT="0" distB="0" distL="114300" distR="114300" simplePos="0" relativeHeight="251658240" behindDoc="0" locked="0" layoutInCell="1" hidden="0" allowOverlap="1" wp14:anchorId="550E0A4A" wp14:editId="16ADA229">
          <wp:simplePos x="0" y="0"/>
          <wp:positionH relativeFrom="column">
            <wp:posOffset>1</wp:posOffset>
          </wp:positionH>
          <wp:positionV relativeFrom="paragraph">
            <wp:posOffset>-123824</wp:posOffset>
          </wp:positionV>
          <wp:extent cx="1204595" cy="494665"/>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4595" cy="494665"/>
                  </a:xfrm>
                  <a:prstGeom prst="rect">
                    <a:avLst/>
                  </a:prstGeom>
                  <a:ln/>
                </pic:spPr>
              </pic:pic>
            </a:graphicData>
          </a:graphic>
        </wp:anchor>
      </w:drawing>
    </w:r>
  </w:p>
  <w:p w14:paraId="32B06E5C" w14:textId="77777777" w:rsidR="00117C6D" w:rsidRDefault="00F96DF9">
    <w:pPr>
      <w:tabs>
        <w:tab w:val="center" w:pos="4513"/>
        <w:tab w:val="right" w:pos="9026"/>
      </w:tabs>
      <w:ind w:right="120"/>
      <w:jc w:val="right"/>
      <w:rPr>
        <w:rFonts w:eastAsia="Times New Roman"/>
        <w:color w:val="000000"/>
      </w:rPr>
    </w:pPr>
    <w:r>
      <w:rPr>
        <w:color w:val="FF0000"/>
        <w:sz w:val="20"/>
        <w:szCs w:val="20"/>
      </w:rPr>
      <w:t xml:space="preserve">          Confidential and Privileged</w:t>
    </w:r>
  </w:p>
  <w:p w14:paraId="35868FE5" w14:textId="77777777" w:rsidR="00117C6D" w:rsidRDefault="00117C6D">
    <w:pPr>
      <w:pBdr>
        <w:top w:val="nil"/>
        <w:left w:val="nil"/>
        <w:bottom w:val="nil"/>
        <w:right w:val="nil"/>
        <w:between w:val="nil"/>
      </w:pBdr>
      <w:tabs>
        <w:tab w:val="center" w:pos="4513"/>
        <w:tab w:val="right" w:pos="9026"/>
      </w:tabs>
      <w:ind w:right="120"/>
      <w:rPr>
        <w:rFonts w:eastAsia="Times New Roman"/>
        <w:color w:val="FF0000"/>
        <w:sz w:val="20"/>
        <w:szCs w:val="20"/>
      </w:rPr>
    </w:pPr>
  </w:p>
  <w:p w14:paraId="064B212E" w14:textId="77777777" w:rsidR="00117C6D" w:rsidRDefault="00117C6D">
    <w:pPr>
      <w:pBdr>
        <w:top w:val="nil"/>
        <w:left w:val="nil"/>
        <w:bottom w:val="nil"/>
        <w:right w:val="nil"/>
        <w:between w:val="nil"/>
      </w:pBdr>
      <w:tabs>
        <w:tab w:val="center" w:pos="4513"/>
        <w:tab w:val="right" w:pos="9026"/>
      </w:tabs>
      <w:ind w:right="120"/>
      <w:rPr>
        <w:rFonts w:eastAsia="Times New Roman"/>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2050E"/>
    <w:multiLevelType w:val="multilevel"/>
    <w:tmpl w:val="384652B6"/>
    <w:lvl w:ilvl="0">
      <w:start w:val="1"/>
      <w:numFmt w:val="bullet"/>
      <w:lvlText w:val="●"/>
      <w:lvlJc w:val="left"/>
      <w:pPr>
        <w:ind w:left="1000" w:hanging="400"/>
      </w:pPr>
      <w:rPr>
        <w:rFonts w:ascii="Noto Sans Symbols" w:eastAsia="Noto Sans Symbols" w:hAnsi="Noto Sans Symbols" w:cs="Noto Sans Symbols"/>
      </w:rPr>
    </w:lvl>
    <w:lvl w:ilvl="1">
      <w:start w:val="1"/>
      <w:numFmt w:val="bullet"/>
      <w:lvlText w:val="■"/>
      <w:lvlJc w:val="left"/>
      <w:pPr>
        <w:ind w:left="1400" w:hanging="400"/>
      </w:pPr>
      <w:rPr>
        <w:rFonts w:ascii="Noto Sans Symbols" w:eastAsia="Noto Sans Symbols" w:hAnsi="Noto Sans Symbols" w:cs="Noto Sans Symbols"/>
      </w:rPr>
    </w:lvl>
    <w:lvl w:ilvl="2">
      <w:start w:val="1"/>
      <w:numFmt w:val="bullet"/>
      <w:lvlText w:val="◆"/>
      <w:lvlJc w:val="left"/>
      <w:pPr>
        <w:ind w:left="1800" w:hanging="400"/>
      </w:pPr>
      <w:rPr>
        <w:rFonts w:ascii="Noto Sans Symbols" w:eastAsia="Noto Sans Symbols" w:hAnsi="Noto Sans Symbols" w:cs="Noto Sans Symbols"/>
      </w:rPr>
    </w:lvl>
    <w:lvl w:ilvl="3">
      <w:start w:val="1"/>
      <w:numFmt w:val="bullet"/>
      <w:lvlText w:val="●"/>
      <w:lvlJc w:val="left"/>
      <w:pPr>
        <w:ind w:left="2200" w:hanging="400"/>
      </w:pPr>
      <w:rPr>
        <w:rFonts w:ascii="Noto Sans Symbols" w:eastAsia="Noto Sans Symbols" w:hAnsi="Noto Sans Symbols" w:cs="Noto Sans Symbols"/>
      </w:rPr>
    </w:lvl>
    <w:lvl w:ilvl="4">
      <w:start w:val="1"/>
      <w:numFmt w:val="bullet"/>
      <w:lvlText w:val="■"/>
      <w:lvlJc w:val="left"/>
      <w:pPr>
        <w:ind w:left="2600" w:hanging="400"/>
      </w:pPr>
      <w:rPr>
        <w:rFonts w:ascii="Noto Sans Symbols" w:eastAsia="Noto Sans Symbols" w:hAnsi="Noto Sans Symbols" w:cs="Noto Sans Symbols"/>
      </w:rPr>
    </w:lvl>
    <w:lvl w:ilvl="5">
      <w:start w:val="1"/>
      <w:numFmt w:val="bullet"/>
      <w:lvlText w:val="◆"/>
      <w:lvlJc w:val="left"/>
      <w:pPr>
        <w:ind w:left="3000" w:hanging="400"/>
      </w:pPr>
      <w:rPr>
        <w:rFonts w:ascii="Noto Sans Symbols" w:eastAsia="Noto Sans Symbols" w:hAnsi="Noto Sans Symbols" w:cs="Noto Sans Symbols"/>
      </w:rPr>
    </w:lvl>
    <w:lvl w:ilvl="6">
      <w:start w:val="1"/>
      <w:numFmt w:val="bullet"/>
      <w:lvlText w:val="●"/>
      <w:lvlJc w:val="left"/>
      <w:pPr>
        <w:ind w:left="3400" w:hanging="400"/>
      </w:pPr>
      <w:rPr>
        <w:rFonts w:ascii="Noto Sans Symbols" w:eastAsia="Noto Sans Symbols" w:hAnsi="Noto Sans Symbols" w:cs="Noto Sans Symbols"/>
      </w:rPr>
    </w:lvl>
    <w:lvl w:ilvl="7">
      <w:start w:val="1"/>
      <w:numFmt w:val="bullet"/>
      <w:lvlText w:val="■"/>
      <w:lvlJc w:val="left"/>
      <w:pPr>
        <w:ind w:left="3800" w:hanging="400"/>
      </w:pPr>
      <w:rPr>
        <w:rFonts w:ascii="Noto Sans Symbols" w:eastAsia="Noto Sans Symbols" w:hAnsi="Noto Sans Symbols" w:cs="Noto Sans Symbols"/>
      </w:rPr>
    </w:lvl>
    <w:lvl w:ilvl="8">
      <w:start w:val="1"/>
      <w:numFmt w:val="bullet"/>
      <w:lvlText w:val="◆"/>
      <w:lvlJc w:val="left"/>
      <w:pPr>
        <w:ind w:left="4200" w:hanging="400"/>
      </w:pPr>
      <w:rPr>
        <w:rFonts w:ascii="Noto Sans Symbols" w:eastAsia="Noto Sans Symbols" w:hAnsi="Noto Sans Symbols" w:cs="Noto Sans Symbols"/>
      </w:rPr>
    </w:lvl>
  </w:abstractNum>
  <w:abstractNum w:abstractNumId="1" w15:restartNumberingAfterBreak="0">
    <w:nsid w:val="3A2B4176"/>
    <w:multiLevelType w:val="multilevel"/>
    <w:tmpl w:val="40B26ADA"/>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2" w15:restartNumberingAfterBreak="0">
    <w:nsid w:val="3DB910C6"/>
    <w:multiLevelType w:val="hybridMultilevel"/>
    <w:tmpl w:val="D95AE9AC"/>
    <w:lvl w:ilvl="0" w:tplc="B6627646">
      <w:start w:val="4"/>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58260299"/>
    <w:multiLevelType w:val="multilevel"/>
    <w:tmpl w:val="A9165840"/>
    <w:lvl w:ilvl="0">
      <w:start w:val="1"/>
      <w:numFmt w:val="bullet"/>
      <w:lvlText w:val="●"/>
      <w:lvlJc w:val="left"/>
      <w:pPr>
        <w:ind w:left="1000" w:hanging="400"/>
      </w:pPr>
      <w:rPr>
        <w:rFonts w:ascii="Noto Sans Symbols" w:eastAsia="Noto Sans Symbols" w:hAnsi="Noto Sans Symbols" w:cs="Noto Sans Symbols"/>
      </w:rPr>
    </w:lvl>
    <w:lvl w:ilvl="1">
      <w:start w:val="1"/>
      <w:numFmt w:val="bullet"/>
      <w:lvlText w:val="■"/>
      <w:lvlJc w:val="left"/>
      <w:pPr>
        <w:ind w:left="1400" w:hanging="400"/>
      </w:pPr>
      <w:rPr>
        <w:rFonts w:ascii="Noto Sans Symbols" w:eastAsia="Noto Sans Symbols" w:hAnsi="Noto Sans Symbols" w:cs="Noto Sans Symbols"/>
      </w:rPr>
    </w:lvl>
    <w:lvl w:ilvl="2">
      <w:start w:val="1"/>
      <w:numFmt w:val="bullet"/>
      <w:lvlText w:val="◆"/>
      <w:lvlJc w:val="left"/>
      <w:pPr>
        <w:ind w:left="1800" w:hanging="400"/>
      </w:pPr>
      <w:rPr>
        <w:rFonts w:ascii="Noto Sans Symbols" w:eastAsia="Noto Sans Symbols" w:hAnsi="Noto Sans Symbols" w:cs="Noto Sans Symbols"/>
      </w:rPr>
    </w:lvl>
    <w:lvl w:ilvl="3">
      <w:start w:val="1"/>
      <w:numFmt w:val="bullet"/>
      <w:lvlText w:val="●"/>
      <w:lvlJc w:val="left"/>
      <w:pPr>
        <w:ind w:left="2200" w:hanging="400"/>
      </w:pPr>
      <w:rPr>
        <w:rFonts w:ascii="Noto Sans Symbols" w:eastAsia="Noto Sans Symbols" w:hAnsi="Noto Sans Symbols" w:cs="Noto Sans Symbols"/>
      </w:rPr>
    </w:lvl>
    <w:lvl w:ilvl="4">
      <w:start w:val="1"/>
      <w:numFmt w:val="bullet"/>
      <w:lvlText w:val="■"/>
      <w:lvlJc w:val="left"/>
      <w:pPr>
        <w:ind w:left="2600" w:hanging="400"/>
      </w:pPr>
      <w:rPr>
        <w:rFonts w:ascii="Noto Sans Symbols" w:eastAsia="Noto Sans Symbols" w:hAnsi="Noto Sans Symbols" w:cs="Noto Sans Symbols"/>
      </w:rPr>
    </w:lvl>
    <w:lvl w:ilvl="5">
      <w:start w:val="1"/>
      <w:numFmt w:val="bullet"/>
      <w:lvlText w:val="◆"/>
      <w:lvlJc w:val="left"/>
      <w:pPr>
        <w:ind w:left="3000" w:hanging="400"/>
      </w:pPr>
      <w:rPr>
        <w:rFonts w:ascii="Noto Sans Symbols" w:eastAsia="Noto Sans Symbols" w:hAnsi="Noto Sans Symbols" w:cs="Noto Sans Symbols"/>
      </w:rPr>
    </w:lvl>
    <w:lvl w:ilvl="6">
      <w:start w:val="1"/>
      <w:numFmt w:val="bullet"/>
      <w:lvlText w:val="●"/>
      <w:lvlJc w:val="left"/>
      <w:pPr>
        <w:ind w:left="3400" w:hanging="400"/>
      </w:pPr>
      <w:rPr>
        <w:rFonts w:ascii="Noto Sans Symbols" w:eastAsia="Noto Sans Symbols" w:hAnsi="Noto Sans Symbols" w:cs="Noto Sans Symbols"/>
      </w:rPr>
    </w:lvl>
    <w:lvl w:ilvl="7">
      <w:start w:val="1"/>
      <w:numFmt w:val="bullet"/>
      <w:lvlText w:val="■"/>
      <w:lvlJc w:val="left"/>
      <w:pPr>
        <w:ind w:left="3800" w:hanging="400"/>
      </w:pPr>
      <w:rPr>
        <w:rFonts w:ascii="Noto Sans Symbols" w:eastAsia="Noto Sans Symbols" w:hAnsi="Noto Sans Symbols" w:cs="Noto Sans Symbols"/>
      </w:rPr>
    </w:lvl>
    <w:lvl w:ilvl="8">
      <w:start w:val="1"/>
      <w:numFmt w:val="bullet"/>
      <w:lvlText w:val="◆"/>
      <w:lvlJc w:val="left"/>
      <w:pPr>
        <w:ind w:left="4200" w:hanging="400"/>
      </w:pPr>
      <w:rPr>
        <w:rFonts w:ascii="Noto Sans Symbols" w:eastAsia="Noto Sans Symbols" w:hAnsi="Noto Sans Symbols" w:cs="Noto Sans Symbols"/>
      </w:rPr>
    </w:lvl>
  </w:abstractNum>
  <w:abstractNum w:abstractNumId="4" w15:restartNumberingAfterBreak="0">
    <w:nsid w:val="5A32050E"/>
    <w:multiLevelType w:val="hybridMultilevel"/>
    <w:tmpl w:val="25825DC0"/>
    <w:lvl w:ilvl="0" w:tplc="3F86550C">
      <w:start w:val="4"/>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66E705A5"/>
    <w:multiLevelType w:val="hybridMultilevel"/>
    <w:tmpl w:val="E0DA9B42"/>
    <w:lvl w:ilvl="0" w:tplc="D4541422">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6">
    <w:abstractNumId w:val="4"/>
  </w:num>
  <w:num w:numId="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rson w15:author="Heejeong Hwang">
    <w15:presenceInfo w15:providerId="Windows Live" w15:userId="85a689e334301d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C6D"/>
    <w:rsid w:val="000008A1"/>
    <w:rsid w:val="00000DCE"/>
    <w:rsid w:val="000020E0"/>
    <w:rsid w:val="0000574D"/>
    <w:rsid w:val="00007A62"/>
    <w:rsid w:val="000101DC"/>
    <w:rsid w:val="00011067"/>
    <w:rsid w:val="00011F3A"/>
    <w:rsid w:val="00012F10"/>
    <w:rsid w:val="00013FE3"/>
    <w:rsid w:val="0001408A"/>
    <w:rsid w:val="00016832"/>
    <w:rsid w:val="00017539"/>
    <w:rsid w:val="00017DE5"/>
    <w:rsid w:val="0002053A"/>
    <w:rsid w:val="000223A7"/>
    <w:rsid w:val="00024291"/>
    <w:rsid w:val="00024389"/>
    <w:rsid w:val="0002660D"/>
    <w:rsid w:val="00032438"/>
    <w:rsid w:val="00034FC5"/>
    <w:rsid w:val="0003567C"/>
    <w:rsid w:val="0003772F"/>
    <w:rsid w:val="0004058E"/>
    <w:rsid w:val="00040D3D"/>
    <w:rsid w:val="00045448"/>
    <w:rsid w:val="00045D7E"/>
    <w:rsid w:val="00046C87"/>
    <w:rsid w:val="00046F79"/>
    <w:rsid w:val="00050A3A"/>
    <w:rsid w:val="00050B06"/>
    <w:rsid w:val="000533C9"/>
    <w:rsid w:val="00053713"/>
    <w:rsid w:val="00057827"/>
    <w:rsid w:val="00060851"/>
    <w:rsid w:val="000633E5"/>
    <w:rsid w:val="00066F0F"/>
    <w:rsid w:val="0006743F"/>
    <w:rsid w:val="00073C33"/>
    <w:rsid w:val="00073E93"/>
    <w:rsid w:val="00074E54"/>
    <w:rsid w:val="0008283A"/>
    <w:rsid w:val="00082DCF"/>
    <w:rsid w:val="00084F42"/>
    <w:rsid w:val="00090DE8"/>
    <w:rsid w:val="00093897"/>
    <w:rsid w:val="00096F78"/>
    <w:rsid w:val="000A18AB"/>
    <w:rsid w:val="000A278F"/>
    <w:rsid w:val="000A3449"/>
    <w:rsid w:val="000A4535"/>
    <w:rsid w:val="000A51BE"/>
    <w:rsid w:val="000A56D1"/>
    <w:rsid w:val="000B34FE"/>
    <w:rsid w:val="000B48AF"/>
    <w:rsid w:val="000B4E94"/>
    <w:rsid w:val="000B6F8C"/>
    <w:rsid w:val="000B72DE"/>
    <w:rsid w:val="000D0296"/>
    <w:rsid w:val="000D1D9E"/>
    <w:rsid w:val="000D29BD"/>
    <w:rsid w:val="000D5937"/>
    <w:rsid w:val="000E1B28"/>
    <w:rsid w:val="000E1EFF"/>
    <w:rsid w:val="000E365B"/>
    <w:rsid w:val="000E3E33"/>
    <w:rsid w:val="000F032A"/>
    <w:rsid w:val="000F7904"/>
    <w:rsid w:val="001001DB"/>
    <w:rsid w:val="00101C36"/>
    <w:rsid w:val="001026FF"/>
    <w:rsid w:val="001029D3"/>
    <w:rsid w:val="00103DBA"/>
    <w:rsid w:val="00105F5E"/>
    <w:rsid w:val="00105F73"/>
    <w:rsid w:val="00106448"/>
    <w:rsid w:val="00106CD0"/>
    <w:rsid w:val="0011378B"/>
    <w:rsid w:val="00114886"/>
    <w:rsid w:val="00117C6D"/>
    <w:rsid w:val="0012769A"/>
    <w:rsid w:val="001371FC"/>
    <w:rsid w:val="0014195D"/>
    <w:rsid w:val="00141FAB"/>
    <w:rsid w:val="00144018"/>
    <w:rsid w:val="001447C1"/>
    <w:rsid w:val="0014487E"/>
    <w:rsid w:val="00144ED1"/>
    <w:rsid w:val="0014561A"/>
    <w:rsid w:val="00146199"/>
    <w:rsid w:val="00146443"/>
    <w:rsid w:val="0014689F"/>
    <w:rsid w:val="00150986"/>
    <w:rsid w:val="0015225D"/>
    <w:rsid w:val="00156859"/>
    <w:rsid w:val="00160D25"/>
    <w:rsid w:val="001663EE"/>
    <w:rsid w:val="00172BE4"/>
    <w:rsid w:val="00172CD0"/>
    <w:rsid w:val="00174790"/>
    <w:rsid w:val="00176CF8"/>
    <w:rsid w:val="00180019"/>
    <w:rsid w:val="00183853"/>
    <w:rsid w:val="00186E18"/>
    <w:rsid w:val="00187A95"/>
    <w:rsid w:val="001900CA"/>
    <w:rsid w:val="00190CA5"/>
    <w:rsid w:val="0019389F"/>
    <w:rsid w:val="00195213"/>
    <w:rsid w:val="00197A51"/>
    <w:rsid w:val="001A0040"/>
    <w:rsid w:val="001A0B2C"/>
    <w:rsid w:val="001A10D5"/>
    <w:rsid w:val="001A27CA"/>
    <w:rsid w:val="001A3E9C"/>
    <w:rsid w:val="001A7183"/>
    <w:rsid w:val="001A7600"/>
    <w:rsid w:val="001A7752"/>
    <w:rsid w:val="001A7A2A"/>
    <w:rsid w:val="001B0BF2"/>
    <w:rsid w:val="001B1528"/>
    <w:rsid w:val="001B1967"/>
    <w:rsid w:val="001B1ECF"/>
    <w:rsid w:val="001B2A1D"/>
    <w:rsid w:val="001B4341"/>
    <w:rsid w:val="001C0A91"/>
    <w:rsid w:val="001C3061"/>
    <w:rsid w:val="001C396D"/>
    <w:rsid w:val="001C472A"/>
    <w:rsid w:val="001C4A67"/>
    <w:rsid w:val="001C5133"/>
    <w:rsid w:val="001D174C"/>
    <w:rsid w:val="001D20B2"/>
    <w:rsid w:val="001D2E37"/>
    <w:rsid w:val="001D3DFE"/>
    <w:rsid w:val="001D400F"/>
    <w:rsid w:val="001D4C22"/>
    <w:rsid w:val="001E1C58"/>
    <w:rsid w:val="001E2D58"/>
    <w:rsid w:val="001E3533"/>
    <w:rsid w:val="001E5E04"/>
    <w:rsid w:val="001E7022"/>
    <w:rsid w:val="001E7810"/>
    <w:rsid w:val="001F0107"/>
    <w:rsid w:val="001F0D24"/>
    <w:rsid w:val="001F0F69"/>
    <w:rsid w:val="001F0F91"/>
    <w:rsid w:val="001F1B90"/>
    <w:rsid w:val="001F36D0"/>
    <w:rsid w:val="00202244"/>
    <w:rsid w:val="0020232D"/>
    <w:rsid w:val="00213741"/>
    <w:rsid w:val="00213AA9"/>
    <w:rsid w:val="00215025"/>
    <w:rsid w:val="002158F7"/>
    <w:rsid w:val="00217AD8"/>
    <w:rsid w:val="00221CA7"/>
    <w:rsid w:val="002244C0"/>
    <w:rsid w:val="00226C0B"/>
    <w:rsid w:val="00230DC8"/>
    <w:rsid w:val="002310BD"/>
    <w:rsid w:val="002329C6"/>
    <w:rsid w:val="00233B01"/>
    <w:rsid w:val="002342EA"/>
    <w:rsid w:val="00235EBB"/>
    <w:rsid w:val="002369C3"/>
    <w:rsid w:val="0024671A"/>
    <w:rsid w:val="00252F1C"/>
    <w:rsid w:val="0026150E"/>
    <w:rsid w:val="00261F47"/>
    <w:rsid w:val="002626AC"/>
    <w:rsid w:val="00262D8E"/>
    <w:rsid w:val="0026328F"/>
    <w:rsid w:val="00265DD3"/>
    <w:rsid w:val="0026798C"/>
    <w:rsid w:val="002679B2"/>
    <w:rsid w:val="002732F3"/>
    <w:rsid w:val="00273FF5"/>
    <w:rsid w:val="00274DCA"/>
    <w:rsid w:val="00276825"/>
    <w:rsid w:val="00276ABA"/>
    <w:rsid w:val="00276F2E"/>
    <w:rsid w:val="00277740"/>
    <w:rsid w:val="00277CB3"/>
    <w:rsid w:val="00283BA0"/>
    <w:rsid w:val="002848FD"/>
    <w:rsid w:val="00284C50"/>
    <w:rsid w:val="00285E03"/>
    <w:rsid w:val="002861AA"/>
    <w:rsid w:val="002864D9"/>
    <w:rsid w:val="00286A60"/>
    <w:rsid w:val="002921E2"/>
    <w:rsid w:val="00292626"/>
    <w:rsid w:val="0029492A"/>
    <w:rsid w:val="002957D6"/>
    <w:rsid w:val="002958C9"/>
    <w:rsid w:val="002A0CC0"/>
    <w:rsid w:val="002A55CB"/>
    <w:rsid w:val="002A6C57"/>
    <w:rsid w:val="002A7FE9"/>
    <w:rsid w:val="002B1694"/>
    <w:rsid w:val="002B204E"/>
    <w:rsid w:val="002B2C61"/>
    <w:rsid w:val="002B32D3"/>
    <w:rsid w:val="002B5448"/>
    <w:rsid w:val="002C0742"/>
    <w:rsid w:val="002C0A28"/>
    <w:rsid w:val="002C0FCD"/>
    <w:rsid w:val="002C2858"/>
    <w:rsid w:val="002C361D"/>
    <w:rsid w:val="002C5FDB"/>
    <w:rsid w:val="002D1749"/>
    <w:rsid w:val="002D222F"/>
    <w:rsid w:val="002D39C1"/>
    <w:rsid w:val="002D3EAA"/>
    <w:rsid w:val="002D6294"/>
    <w:rsid w:val="002D6B14"/>
    <w:rsid w:val="002E2C98"/>
    <w:rsid w:val="002E39DF"/>
    <w:rsid w:val="002E3CC3"/>
    <w:rsid w:val="002E58A4"/>
    <w:rsid w:val="002E638C"/>
    <w:rsid w:val="002F3D23"/>
    <w:rsid w:val="002F5C39"/>
    <w:rsid w:val="002F75DA"/>
    <w:rsid w:val="00311902"/>
    <w:rsid w:val="003123E5"/>
    <w:rsid w:val="003144BC"/>
    <w:rsid w:val="00314F85"/>
    <w:rsid w:val="00316E9F"/>
    <w:rsid w:val="003176BE"/>
    <w:rsid w:val="0031782E"/>
    <w:rsid w:val="00321286"/>
    <w:rsid w:val="00321D08"/>
    <w:rsid w:val="00324E26"/>
    <w:rsid w:val="00327A71"/>
    <w:rsid w:val="00327E98"/>
    <w:rsid w:val="00332056"/>
    <w:rsid w:val="00335EAF"/>
    <w:rsid w:val="00341888"/>
    <w:rsid w:val="003418B3"/>
    <w:rsid w:val="00342E37"/>
    <w:rsid w:val="003458B8"/>
    <w:rsid w:val="003459DA"/>
    <w:rsid w:val="00347648"/>
    <w:rsid w:val="003501C0"/>
    <w:rsid w:val="00350ED3"/>
    <w:rsid w:val="0035196F"/>
    <w:rsid w:val="00351EE5"/>
    <w:rsid w:val="003520D1"/>
    <w:rsid w:val="00352B72"/>
    <w:rsid w:val="0035388B"/>
    <w:rsid w:val="00361AC7"/>
    <w:rsid w:val="00362963"/>
    <w:rsid w:val="003634AE"/>
    <w:rsid w:val="0036527D"/>
    <w:rsid w:val="0036679B"/>
    <w:rsid w:val="00366B3D"/>
    <w:rsid w:val="00373ECA"/>
    <w:rsid w:val="00375096"/>
    <w:rsid w:val="00380B58"/>
    <w:rsid w:val="003820AF"/>
    <w:rsid w:val="00383451"/>
    <w:rsid w:val="003853E3"/>
    <w:rsid w:val="003873DC"/>
    <w:rsid w:val="0038790A"/>
    <w:rsid w:val="003904BC"/>
    <w:rsid w:val="003915D7"/>
    <w:rsid w:val="003928D5"/>
    <w:rsid w:val="003937BE"/>
    <w:rsid w:val="00394962"/>
    <w:rsid w:val="00395AB9"/>
    <w:rsid w:val="003A116D"/>
    <w:rsid w:val="003A2199"/>
    <w:rsid w:val="003A383F"/>
    <w:rsid w:val="003A5F35"/>
    <w:rsid w:val="003A7CE3"/>
    <w:rsid w:val="003B1262"/>
    <w:rsid w:val="003B5A68"/>
    <w:rsid w:val="003B6DA8"/>
    <w:rsid w:val="003B7420"/>
    <w:rsid w:val="003B74EB"/>
    <w:rsid w:val="003C05AB"/>
    <w:rsid w:val="003C1717"/>
    <w:rsid w:val="003C1E1D"/>
    <w:rsid w:val="003C264E"/>
    <w:rsid w:val="003C3463"/>
    <w:rsid w:val="003C56D8"/>
    <w:rsid w:val="003C6F7C"/>
    <w:rsid w:val="003D011E"/>
    <w:rsid w:val="003D2466"/>
    <w:rsid w:val="003D6611"/>
    <w:rsid w:val="003D7B46"/>
    <w:rsid w:val="003E1D96"/>
    <w:rsid w:val="003E2970"/>
    <w:rsid w:val="003E3ADF"/>
    <w:rsid w:val="003E7DF2"/>
    <w:rsid w:val="003F0673"/>
    <w:rsid w:val="003F118A"/>
    <w:rsid w:val="003F1336"/>
    <w:rsid w:val="003F1A16"/>
    <w:rsid w:val="003F2D07"/>
    <w:rsid w:val="003F70BA"/>
    <w:rsid w:val="00401707"/>
    <w:rsid w:val="00404F16"/>
    <w:rsid w:val="00406DA1"/>
    <w:rsid w:val="00407CB3"/>
    <w:rsid w:val="00407DA1"/>
    <w:rsid w:val="00410B64"/>
    <w:rsid w:val="00410DC0"/>
    <w:rsid w:val="00411313"/>
    <w:rsid w:val="0041196C"/>
    <w:rsid w:val="00412A95"/>
    <w:rsid w:val="00412ACC"/>
    <w:rsid w:val="00412C1D"/>
    <w:rsid w:val="004137F7"/>
    <w:rsid w:val="00424B71"/>
    <w:rsid w:val="0042616C"/>
    <w:rsid w:val="00427F48"/>
    <w:rsid w:val="00432B65"/>
    <w:rsid w:val="0043484F"/>
    <w:rsid w:val="004354F7"/>
    <w:rsid w:val="00435BA9"/>
    <w:rsid w:val="00437630"/>
    <w:rsid w:val="00444E1D"/>
    <w:rsid w:val="00446E56"/>
    <w:rsid w:val="0044706E"/>
    <w:rsid w:val="00447AFF"/>
    <w:rsid w:val="00450592"/>
    <w:rsid w:val="00450EF0"/>
    <w:rsid w:val="00451E2D"/>
    <w:rsid w:val="004527E9"/>
    <w:rsid w:val="0045316C"/>
    <w:rsid w:val="004571EF"/>
    <w:rsid w:val="004578ED"/>
    <w:rsid w:val="00460599"/>
    <w:rsid w:val="00461BCF"/>
    <w:rsid w:val="004706D8"/>
    <w:rsid w:val="00470702"/>
    <w:rsid w:val="00472162"/>
    <w:rsid w:val="00472961"/>
    <w:rsid w:val="00473CBC"/>
    <w:rsid w:val="00476D75"/>
    <w:rsid w:val="00480B39"/>
    <w:rsid w:val="00482B66"/>
    <w:rsid w:val="00483395"/>
    <w:rsid w:val="00486F49"/>
    <w:rsid w:val="0048706D"/>
    <w:rsid w:val="004876F6"/>
    <w:rsid w:val="00487ED7"/>
    <w:rsid w:val="004903E3"/>
    <w:rsid w:val="00490648"/>
    <w:rsid w:val="00491DF3"/>
    <w:rsid w:val="00492620"/>
    <w:rsid w:val="004965E9"/>
    <w:rsid w:val="004A1F76"/>
    <w:rsid w:val="004A2C81"/>
    <w:rsid w:val="004A3590"/>
    <w:rsid w:val="004A633B"/>
    <w:rsid w:val="004A6D6F"/>
    <w:rsid w:val="004B14B3"/>
    <w:rsid w:val="004B1812"/>
    <w:rsid w:val="004B350A"/>
    <w:rsid w:val="004B3C12"/>
    <w:rsid w:val="004B6D8C"/>
    <w:rsid w:val="004C0BA4"/>
    <w:rsid w:val="004C3FB1"/>
    <w:rsid w:val="004C41DB"/>
    <w:rsid w:val="004C5DFF"/>
    <w:rsid w:val="004D0E1D"/>
    <w:rsid w:val="004D25B0"/>
    <w:rsid w:val="004D5343"/>
    <w:rsid w:val="004D5ED9"/>
    <w:rsid w:val="004D6DCF"/>
    <w:rsid w:val="004E0234"/>
    <w:rsid w:val="004E04E8"/>
    <w:rsid w:val="004E14A2"/>
    <w:rsid w:val="004E1708"/>
    <w:rsid w:val="004E4750"/>
    <w:rsid w:val="004E5F91"/>
    <w:rsid w:val="004F1A07"/>
    <w:rsid w:val="004F2283"/>
    <w:rsid w:val="004F27E9"/>
    <w:rsid w:val="004F4FAC"/>
    <w:rsid w:val="004F6E96"/>
    <w:rsid w:val="00502625"/>
    <w:rsid w:val="0051130C"/>
    <w:rsid w:val="00513818"/>
    <w:rsid w:val="00513C59"/>
    <w:rsid w:val="00516791"/>
    <w:rsid w:val="00516D1C"/>
    <w:rsid w:val="0052005E"/>
    <w:rsid w:val="0052292A"/>
    <w:rsid w:val="00524121"/>
    <w:rsid w:val="0052487C"/>
    <w:rsid w:val="005248F6"/>
    <w:rsid w:val="00531503"/>
    <w:rsid w:val="00531FA9"/>
    <w:rsid w:val="00532C57"/>
    <w:rsid w:val="00535439"/>
    <w:rsid w:val="00537606"/>
    <w:rsid w:val="00537A97"/>
    <w:rsid w:val="00546641"/>
    <w:rsid w:val="00546EF0"/>
    <w:rsid w:val="005470AC"/>
    <w:rsid w:val="00556538"/>
    <w:rsid w:val="00557CC4"/>
    <w:rsid w:val="005634CA"/>
    <w:rsid w:val="005652DF"/>
    <w:rsid w:val="005714BD"/>
    <w:rsid w:val="0057160A"/>
    <w:rsid w:val="005729B5"/>
    <w:rsid w:val="00572EA2"/>
    <w:rsid w:val="005744D4"/>
    <w:rsid w:val="005772AB"/>
    <w:rsid w:val="00577467"/>
    <w:rsid w:val="00582C30"/>
    <w:rsid w:val="005851C6"/>
    <w:rsid w:val="00585965"/>
    <w:rsid w:val="00585D5D"/>
    <w:rsid w:val="00586D96"/>
    <w:rsid w:val="00592801"/>
    <w:rsid w:val="00595870"/>
    <w:rsid w:val="00597AA4"/>
    <w:rsid w:val="005A1A8C"/>
    <w:rsid w:val="005A1F0F"/>
    <w:rsid w:val="005B099D"/>
    <w:rsid w:val="005B3B9F"/>
    <w:rsid w:val="005B5BDA"/>
    <w:rsid w:val="005B726F"/>
    <w:rsid w:val="005C2B7E"/>
    <w:rsid w:val="005C44B7"/>
    <w:rsid w:val="005C62E0"/>
    <w:rsid w:val="005C72A6"/>
    <w:rsid w:val="005D30B3"/>
    <w:rsid w:val="005D61E6"/>
    <w:rsid w:val="005D7FF1"/>
    <w:rsid w:val="005E02BF"/>
    <w:rsid w:val="005E1990"/>
    <w:rsid w:val="005E42CF"/>
    <w:rsid w:val="005E60A5"/>
    <w:rsid w:val="005E65B7"/>
    <w:rsid w:val="005E6EF8"/>
    <w:rsid w:val="005F2D61"/>
    <w:rsid w:val="005F3C64"/>
    <w:rsid w:val="005F43AE"/>
    <w:rsid w:val="005F770F"/>
    <w:rsid w:val="0060124E"/>
    <w:rsid w:val="006142D9"/>
    <w:rsid w:val="006158A8"/>
    <w:rsid w:val="006168DB"/>
    <w:rsid w:val="00620314"/>
    <w:rsid w:val="00621BF8"/>
    <w:rsid w:val="00622F01"/>
    <w:rsid w:val="00624062"/>
    <w:rsid w:val="00624BEE"/>
    <w:rsid w:val="00625902"/>
    <w:rsid w:val="006261A9"/>
    <w:rsid w:val="0062688B"/>
    <w:rsid w:val="006326F4"/>
    <w:rsid w:val="006342F4"/>
    <w:rsid w:val="00635299"/>
    <w:rsid w:val="00636726"/>
    <w:rsid w:val="00642387"/>
    <w:rsid w:val="006449D6"/>
    <w:rsid w:val="006463F5"/>
    <w:rsid w:val="00647356"/>
    <w:rsid w:val="0064799B"/>
    <w:rsid w:val="00650697"/>
    <w:rsid w:val="00652023"/>
    <w:rsid w:val="0065241B"/>
    <w:rsid w:val="006546C7"/>
    <w:rsid w:val="00656F18"/>
    <w:rsid w:val="00657763"/>
    <w:rsid w:val="00662540"/>
    <w:rsid w:val="00665839"/>
    <w:rsid w:val="0067047A"/>
    <w:rsid w:val="00674712"/>
    <w:rsid w:val="00675CB5"/>
    <w:rsid w:val="00682547"/>
    <w:rsid w:val="006867FA"/>
    <w:rsid w:val="0069060D"/>
    <w:rsid w:val="00690BCC"/>
    <w:rsid w:val="00690D3C"/>
    <w:rsid w:val="00691D04"/>
    <w:rsid w:val="00692727"/>
    <w:rsid w:val="006934E7"/>
    <w:rsid w:val="00695EDD"/>
    <w:rsid w:val="00697EAA"/>
    <w:rsid w:val="006A1039"/>
    <w:rsid w:val="006A1E3D"/>
    <w:rsid w:val="006A2498"/>
    <w:rsid w:val="006A4159"/>
    <w:rsid w:val="006A5589"/>
    <w:rsid w:val="006A5926"/>
    <w:rsid w:val="006A6601"/>
    <w:rsid w:val="006A7F17"/>
    <w:rsid w:val="006B146C"/>
    <w:rsid w:val="006B17B0"/>
    <w:rsid w:val="006B1EFD"/>
    <w:rsid w:val="006B2D89"/>
    <w:rsid w:val="006B3025"/>
    <w:rsid w:val="006B48A6"/>
    <w:rsid w:val="006B5611"/>
    <w:rsid w:val="006B57FC"/>
    <w:rsid w:val="006B5B49"/>
    <w:rsid w:val="006B634D"/>
    <w:rsid w:val="006B68C2"/>
    <w:rsid w:val="006C2698"/>
    <w:rsid w:val="006C2FA7"/>
    <w:rsid w:val="006C32BA"/>
    <w:rsid w:val="006C3E97"/>
    <w:rsid w:val="006C65E3"/>
    <w:rsid w:val="006D146D"/>
    <w:rsid w:val="006D1A7F"/>
    <w:rsid w:val="006D2923"/>
    <w:rsid w:val="006D43CD"/>
    <w:rsid w:val="006D47C9"/>
    <w:rsid w:val="006D6DDD"/>
    <w:rsid w:val="006D7D75"/>
    <w:rsid w:val="006E07EA"/>
    <w:rsid w:val="006E1385"/>
    <w:rsid w:val="006E1A25"/>
    <w:rsid w:val="006E4B55"/>
    <w:rsid w:val="006E76D3"/>
    <w:rsid w:val="006E79B0"/>
    <w:rsid w:val="006F1303"/>
    <w:rsid w:val="006F5B79"/>
    <w:rsid w:val="006F742D"/>
    <w:rsid w:val="006F7B98"/>
    <w:rsid w:val="007004EB"/>
    <w:rsid w:val="0070310B"/>
    <w:rsid w:val="007041B8"/>
    <w:rsid w:val="007054DD"/>
    <w:rsid w:val="0070703E"/>
    <w:rsid w:val="00707364"/>
    <w:rsid w:val="00707FD0"/>
    <w:rsid w:val="00714326"/>
    <w:rsid w:val="00714762"/>
    <w:rsid w:val="007158E7"/>
    <w:rsid w:val="00716D73"/>
    <w:rsid w:val="0071740F"/>
    <w:rsid w:val="0072110B"/>
    <w:rsid w:val="00722232"/>
    <w:rsid w:val="007238D0"/>
    <w:rsid w:val="00723B00"/>
    <w:rsid w:val="00723B82"/>
    <w:rsid w:val="00725483"/>
    <w:rsid w:val="007303AD"/>
    <w:rsid w:val="00730DFB"/>
    <w:rsid w:val="00731AF6"/>
    <w:rsid w:val="0073222B"/>
    <w:rsid w:val="00735759"/>
    <w:rsid w:val="00741EF1"/>
    <w:rsid w:val="007447D0"/>
    <w:rsid w:val="007467ED"/>
    <w:rsid w:val="00752A80"/>
    <w:rsid w:val="00753B05"/>
    <w:rsid w:val="00757326"/>
    <w:rsid w:val="007627CE"/>
    <w:rsid w:val="00764911"/>
    <w:rsid w:val="00764F79"/>
    <w:rsid w:val="007671D3"/>
    <w:rsid w:val="007673A7"/>
    <w:rsid w:val="0077305F"/>
    <w:rsid w:val="007733A2"/>
    <w:rsid w:val="00773C80"/>
    <w:rsid w:val="007742CB"/>
    <w:rsid w:val="00774441"/>
    <w:rsid w:val="007744CA"/>
    <w:rsid w:val="00775FB7"/>
    <w:rsid w:val="00776E54"/>
    <w:rsid w:val="0078140F"/>
    <w:rsid w:val="00781C17"/>
    <w:rsid w:val="00782D66"/>
    <w:rsid w:val="00787235"/>
    <w:rsid w:val="00787BFC"/>
    <w:rsid w:val="00792B8C"/>
    <w:rsid w:val="00796E1C"/>
    <w:rsid w:val="007975DC"/>
    <w:rsid w:val="007978D1"/>
    <w:rsid w:val="007A0CFA"/>
    <w:rsid w:val="007A1006"/>
    <w:rsid w:val="007A7AF6"/>
    <w:rsid w:val="007B1845"/>
    <w:rsid w:val="007B1EF0"/>
    <w:rsid w:val="007B283A"/>
    <w:rsid w:val="007B3416"/>
    <w:rsid w:val="007B3689"/>
    <w:rsid w:val="007B66B5"/>
    <w:rsid w:val="007C13EC"/>
    <w:rsid w:val="007C1D38"/>
    <w:rsid w:val="007C2563"/>
    <w:rsid w:val="007C3A00"/>
    <w:rsid w:val="007C55F6"/>
    <w:rsid w:val="007C64B1"/>
    <w:rsid w:val="007C7478"/>
    <w:rsid w:val="007D2F76"/>
    <w:rsid w:val="007D3244"/>
    <w:rsid w:val="007D557C"/>
    <w:rsid w:val="007E0F54"/>
    <w:rsid w:val="007E17C4"/>
    <w:rsid w:val="007E3175"/>
    <w:rsid w:val="007F08CF"/>
    <w:rsid w:val="007F2195"/>
    <w:rsid w:val="007F25C3"/>
    <w:rsid w:val="007F4F81"/>
    <w:rsid w:val="007F7201"/>
    <w:rsid w:val="00803979"/>
    <w:rsid w:val="00804187"/>
    <w:rsid w:val="00811A2D"/>
    <w:rsid w:val="00813BED"/>
    <w:rsid w:val="00815F28"/>
    <w:rsid w:val="00817433"/>
    <w:rsid w:val="00817C36"/>
    <w:rsid w:val="00820139"/>
    <w:rsid w:val="00820FB6"/>
    <w:rsid w:val="00823255"/>
    <w:rsid w:val="00823929"/>
    <w:rsid w:val="00824D4A"/>
    <w:rsid w:val="008263AF"/>
    <w:rsid w:val="00827A96"/>
    <w:rsid w:val="008314CA"/>
    <w:rsid w:val="00832C1B"/>
    <w:rsid w:val="0083373D"/>
    <w:rsid w:val="00833F8B"/>
    <w:rsid w:val="00835984"/>
    <w:rsid w:val="008421CE"/>
    <w:rsid w:val="00844A2A"/>
    <w:rsid w:val="00844EAF"/>
    <w:rsid w:val="00845805"/>
    <w:rsid w:val="0084792C"/>
    <w:rsid w:val="00850BEC"/>
    <w:rsid w:val="0085390D"/>
    <w:rsid w:val="00853A0F"/>
    <w:rsid w:val="008557AA"/>
    <w:rsid w:val="00856048"/>
    <w:rsid w:val="00857309"/>
    <w:rsid w:val="0085773E"/>
    <w:rsid w:val="008617B9"/>
    <w:rsid w:val="00863DC1"/>
    <w:rsid w:val="008658F9"/>
    <w:rsid w:val="00874C1A"/>
    <w:rsid w:val="00875908"/>
    <w:rsid w:val="00876A02"/>
    <w:rsid w:val="00880A84"/>
    <w:rsid w:val="00883CF6"/>
    <w:rsid w:val="00886DB9"/>
    <w:rsid w:val="00890E2E"/>
    <w:rsid w:val="008925EB"/>
    <w:rsid w:val="008947E2"/>
    <w:rsid w:val="00894B46"/>
    <w:rsid w:val="0089572C"/>
    <w:rsid w:val="00895ECA"/>
    <w:rsid w:val="00897179"/>
    <w:rsid w:val="008A3AD4"/>
    <w:rsid w:val="008A61ED"/>
    <w:rsid w:val="008A64B6"/>
    <w:rsid w:val="008A78C1"/>
    <w:rsid w:val="008B3B30"/>
    <w:rsid w:val="008B3DF5"/>
    <w:rsid w:val="008B48E3"/>
    <w:rsid w:val="008B65E2"/>
    <w:rsid w:val="008C1A73"/>
    <w:rsid w:val="008C3110"/>
    <w:rsid w:val="008C620D"/>
    <w:rsid w:val="008C7B51"/>
    <w:rsid w:val="008D1845"/>
    <w:rsid w:val="008D188B"/>
    <w:rsid w:val="008D1DB7"/>
    <w:rsid w:val="008D457A"/>
    <w:rsid w:val="008D6B99"/>
    <w:rsid w:val="008D7730"/>
    <w:rsid w:val="008E2640"/>
    <w:rsid w:val="008E2DC0"/>
    <w:rsid w:val="008E3E8A"/>
    <w:rsid w:val="008E4882"/>
    <w:rsid w:val="008E4CE4"/>
    <w:rsid w:val="008E4F87"/>
    <w:rsid w:val="008E5AE9"/>
    <w:rsid w:val="008E6A8B"/>
    <w:rsid w:val="008F3DD2"/>
    <w:rsid w:val="008F74C8"/>
    <w:rsid w:val="00903D3F"/>
    <w:rsid w:val="009105FD"/>
    <w:rsid w:val="009133F4"/>
    <w:rsid w:val="009153B8"/>
    <w:rsid w:val="009153E1"/>
    <w:rsid w:val="00917B04"/>
    <w:rsid w:val="00917E67"/>
    <w:rsid w:val="00922718"/>
    <w:rsid w:val="0092392E"/>
    <w:rsid w:val="00923A6E"/>
    <w:rsid w:val="009244FE"/>
    <w:rsid w:val="00931D89"/>
    <w:rsid w:val="00933EC5"/>
    <w:rsid w:val="00934AFF"/>
    <w:rsid w:val="00936F3E"/>
    <w:rsid w:val="00940C81"/>
    <w:rsid w:val="009412D5"/>
    <w:rsid w:val="009430DB"/>
    <w:rsid w:val="0094468F"/>
    <w:rsid w:val="0094726D"/>
    <w:rsid w:val="00950437"/>
    <w:rsid w:val="00951398"/>
    <w:rsid w:val="009518D6"/>
    <w:rsid w:val="00955CDF"/>
    <w:rsid w:val="009565A2"/>
    <w:rsid w:val="00962828"/>
    <w:rsid w:val="00963491"/>
    <w:rsid w:val="00963D46"/>
    <w:rsid w:val="00964F8F"/>
    <w:rsid w:val="0096763C"/>
    <w:rsid w:val="0097032A"/>
    <w:rsid w:val="009739A6"/>
    <w:rsid w:val="00973A1C"/>
    <w:rsid w:val="00974183"/>
    <w:rsid w:val="00974D39"/>
    <w:rsid w:val="00981D5C"/>
    <w:rsid w:val="00984CAB"/>
    <w:rsid w:val="009858C5"/>
    <w:rsid w:val="00987469"/>
    <w:rsid w:val="009947A0"/>
    <w:rsid w:val="009952A7"/>
    <w:rsid w:val="009A01FC"/>
    <w:rsid w:val="009A1C85"/>
    <w:rsid w:val="009A4388"/>
    <w:rsid w:val="009A4CF5"/>
    <w:rsid w:val="009A6010"/>
    <w:rsid w:val="009A62B1"/>
    <w:rsid w:val="009B2040"/>
    <w:rsid w:val="009B2B44"/>
    <w:rsid w:val="009B31BA"/>
    <w:rsid w:val="009B39F0"/>
    <w:rsid w:val="009B414D"/>
    <w:rsid w:val="009B41A9"/>
    <w:rsid w:val="009B5946"/>
    <w:rsid w:val="009B5BCC"/>
    <w:rsid w:val="009B6370"/>
    <w:rsid w:val="009C3816"/>
    <w:rsid w:val="009C3832"/>
    <w:rsid w:val="009C4FD2"/>
    <w:rsid w:val="009C5344"/>
    <w:rsid w:val="009C7FC1"/>
    <w:rsid w:val="009D1EA2"/>
    <w:rsid w:val="009E18A8"/>
    <w:rsid w:val="009E41F3"/>
    <w:rsid w:val="009F0304"/>
    <w:rsid w:val="009F0BE1"/>
    <w:rsid w:val="009F1653"/>
    <w:rsid w:val="009F52AA"/>
    <w:rsid w:val="009F7691"/>
    <w:rsid w:val="00A0002E"/>
    <w:rsid w:val="00A01429"/>
    <w:rsid w:val="00A01541"/>
    <w:rsid w:val="00A02B00"/>
    <w:rsid w:val="00A02C69"/>
    <w:rsid w:val="00A0336F"/>
    <w:rsid w:val="00A05ACA"/>
    <w:rsid w:val="00A0637C"/>
    <w:rsid w:val="00A20271"/>
    <w:rsid w:val="00A21F75"/>
    <w:rsid w:val="00A26E98"/>
    <w:rsid w:val="00A30625"/>
    <w:rsid w:val="00A3091A"/>
    <w:rsid w:val="00A34531"/>
    <w:rsid w:val="00A35198"/>
    <w:rsid w:val="00A360A9"/>
    <w:rsid w:val="00A42968"/>
    <w:rsid w:val="00A46BC6"/>
    <w:rsid w:val="00A50F89"/>
    <w:rsid w:val="00A55753"/>
    <w:rsid w:val="00A564F4"/>
    <w:rsid w:val="00A61BF7"/>
    <w:rsid w:val="00A63B4C"/>
    <w:rsid w:val="00A63BE3"/>
    <w:rsid w:val="00A64F0E"/>
    <w:rsid w:val="00A668E7"/>
    <w:rsid w:val="00A716E7"/>
    <w:rsid w:val="00A726A1"/>
    <w:rsid w:val="00A764FF"/>
    <w:rsid w:val="00A76AAE"/>
    <w:rsid w:val="00A76FFE"/>
    <w:rsid w:val="00A77898"/>
    <w:rsid w:val="00A83A29"/>
    <w:rsid w:val="00A84188"/>
    <w:rsid w:val="00A86A7E"/>
    <w:rsid w:val="00A86BAD"/>
    <w:rsid w:val="00A921C1"/>
    <w:rsid w:val="00A92DE4"/>
    <w:rsid w:val="00A94715"/>
    <w:rsid w:val="00A961AD"/>
    <w:rsid w:val="00A970B8"/>
    <w:rsid w:val="00AA18DE"/>
    <w:rsid w:val="00AA6E49"/>
    <w:rsid w:val="00AA7AF7"/>
    <w:rsid w:val="00AB238A"/>
    <w:rsid w:val="00AB241E"/>
    <w:rsid w:val="00AB52E7"/>
    <w:rsid w:val="00AB5F18"/>
    <w:rsid w:val="00AC02CD"/>
    <w:rsid w:val="00AC4AB4"/>
    <w:rsid w:val="00AC5C9B"/>
    <w:rsid w:val="00AC6A4F"/>
    <w:rsid w:val="00AC6FDD"/>
    <w:rsid w:val="00AD1C58"/>
    <w:rsid w:val="00AD45F0"/>
    <w:rsid w:val="00AD5221"/>
    <w:rsid w:val="00AD52F6"/>
    <w:rsid w:val="00AD6CDF"/>
    <w:rsid w:val="00AE0567"/>
    <w:rsid w:val="00AE0957"/>
    <w:rsid w:val="00AE2CD4"/>
    <w:rsid w:val="00AE4A4E"/>
    <w:rsid w:val="00AE7B39"/>
    <w:rsid w:val="00AF12F7"/>
    <w:rsid w:val="00AF63D6"/>
    <w:rsid w:val="00B020C6"/>
    <w:rsid w:val="00B02DDE"/>
    <w:rsid w:val="00B036C2"/>
    <w:rsid w:val="00B05B48"/>
    <w:rsid w:val="00B141D8"/>
    <w:rsid w:val="00B145FA"/>
    <w:rsid w:val="00B14804"/>
    <w:rsid w:val="00B14C22"/>
    <w:rsid w:val="00B16293"/>
    <w:rsid w:val="00B16CD5"/>
    <w:rsid w:val="00B222E9"/>
    <w:rsid w:val="00B22771"/>
    <w:rsid w:val="00B23133"/>
    <w:rsid w:val="00B30B7E"/>
    <w:rsid w:val="00B368CE"/>
    <w:rsid w:val="00B37F7A"/>
    <w:rsid w:val="00B41454"/>
    <w:rsid w:val="00B415CE"/>
    <w:rsid w:val="00B45A26"/>
    <w:rsid w:val="00B476D9"/>
    <w:rsid w:val="00B479E6"/>
    <w:rsid w:val="00B510A3"/>
    <w:rsid w:val="00B51F83"/>
    <w:rsid w:val="00B535F5"/>
    <w:rsid w:val="00B54698"/>
    <w:rsid w:val="00B56DEB"/>
    <w:rsid w:val="00B6294D"/>
    <w:rsid w:val="00B6388B"/>
    <w:rsid w:val="00B64FEC"/>
    <w:rsid w:val="00B66015"/>
    <w:rsid w:val="00B74F56"/>
    <w:rsid w:val="00B766DD"/>
    <w:rsid w:val="00B80ECF"/>
    <w:rsid w:val="00B815DB"/>
    <w:rsid w:val="00B830EE"/>
    <w:rsid w:val="00B83412"/>
    <w:rsid w:val="00B83CC0"/>
    <w:rsid w:val="00B84489"/>
    <w:rsid w:val="00B85E2C"/>
    <w:rsid w:val="00B8613E"/>
    <w:rsid w:val="00B932B4"/>
    <w:rsid w:val="00B93F07"/>
    <w:rsid w:val="00B93FD7"/>
    <w:rsid w:val="00B949C8"/>
    <w:rsid w:val="00B95C33"/>
    <w:rsid w:val="00B971ED"/>
    <w:rsid w:val="00BA1901"/>
    <w:rsid w:val="00BA411E"/>
    <w:rsid w:val="00BA6C90"/>
    <w:rsid w:val="00BA7ECB"/>
    <w:rsid w:val="00BA7FFA"/>
    <w:rsid w:val="00BB11AA"/>
    <w:rsid w:val="00BB1521"/>
    <w:rsid w:val="00BB5424"/>
    <w:rsid w:val="00BC094C"/>
    <w:rsid w:val="00BC3109"/>
    <w:rsid w:val="00BC519C"/>
    <w:rsid w:val="00BC7138"/>
    <w:rsid w:val="00BD2AAD"/>
    <w:rsid w:val="00BD2B2C"/>
    <w:rsid w:val="00BD7E77"/>
    <w:rsid w:val="00BE06C9"/>
    <w:rsid w:val="00BE13DF"/>
    <w:rsid w:val="00BE21C2"/>
    <w:rsid w:val="00BE49AE"/>
    <w:rsid w:val="00BE506E"/>
    <w:rsid w:val="00BE7AD0"/>
    <w:rsid w:val="00BF0479"/>
    <w:rsid w:val="00BF151A"/>
    <w:rsid w:val="00BF3E36"/>
    <w:rsid w:val="00BF50E8"/>
    <w:rsid w:val="00BF62EA"/>
    <w:rsid w:val="00C0449E"/>
    <w:rsid w:val="00C051C7"/>
    <w:rsid w:val="00C0715B"/>
    <w:rsid w:val="00C07A11"/>
    <w:rsid w:val="00C07CC3"/>
    <w:rsid w:val="00C113CC"/>
    <w:rsid w:val="00C15AF8"/>
    <w:rsid w:val="00C15B1C"/>
    <w:rsid w:val="00C166C5"/>
    <w:rsid w:val="00C16AB8"/>
    <w:rsid w:val="00C222E5"/>
    <w:rsid w:val="00C26B09"/>
    <w:rsid w:val="00C27930"/>
    <w:rsid w:val="00C30DE1"/>
    <w:rsid w:val="00C31E40"/>
    <w:rsid w:val="00C34115"/>
    <w:rsid w:val="00C40069"/>
    <w:rsid w:val="00C40630"/>
    <w:rsid w:val="00C411D6"/>
    <w:rsid w:val="00C41DE4"/>
    <w:rsid w:val="00C4384E"/>
    <w:rsid w:val="00C45190"/>
    <w:rsid w:val="00C47878"/>
    <w:rsid w:val="00C51033"/>
    <w:rsid w:val="00C538E7"/>
    <w:rsid w:val="00C53B49"/>
    <w:rsid w:val="00C54D76"/>
    <w:rsid w:val="00C556B9"/>
    <w:rsid w:val="00C56F7E"/>
    <w:rsid w:val="00C57D1E"/>
    <w:rsid w:val="00C60743"/>
    <w:rsid w:val="00C6313F"/>
    <w:rsid w:val="00C6425E"/>
    <w:rsid w:val="00C64390"/>
    <w:rsid w:val="00C710FC"/>
    <w:rsid w:val="00C74448"/>
    <w:rsid w:val="00C74F1F"/>
    <w:rsid w:val="00C76399"/>
    <w:rsid w:val="00C769BC"/>
    <w:rsid w:val="00C84B89"/>
    <w:rsid w:val="00C858E3"/>
    <w:rsid w:val="00C90037"/>
    <w:rsid w:val="00C9359E"/>
    <w:rsid w:val="00CA335F"/>
    <w:rsid w:val="00CA4732"/>
    <w:rsid w:val="00CA6A7B"/>
    <w:rsid w:val="00CB0C85"/>
    <w:rsid w:val="00CB13B6"/>
    <w:rsid w:val="00CB155F"/>
    <w:rsid w:val="00CB1670"/>
    <w:rsid w:val="00CB2920"/>
    <w:rsid w:val="00CB2ED7"/>
    <w:rsid w:val="00CB31CA"/>
    <w:rsid w:val="00CB32DF"/>
    <w:rsid w:val="00CB4A3C"/>
    <w:rsid w:val="00CC3398"/>
    <w:rsid w:val="00CC4B5F"/>
    <w:rsid w:val="00CC5D1A"/>
    <w:rsid w:val="00CC76BD"/>
    <w:rsid w:val="00CD19DF"/>
    <w:rsid w:val="00CD2F35"/>
    <w:rsid w:val="00CD4846"/>
    <w:rsid w:val="00CD7EC0"/>
    <w:rsid w:val="00CE18D2"/>
    <w:rsid w:val="00CE2D27"/>
    <w:rsid w:val="00CE5967"/>
    <w:rsid w:val="00CE6F60"/>
    <w:rsid w:val="00CE7F85"/>
    <w:rsid w:val="00CF058E"/>
    <w:rsid w:val="00CF2A2B"/>
    <w:rsid w:val="00CF739A"/>
    <w:rsid w:val="00D01FFF"/>
    <w:rsid w:val="00D04602"/>
    <w:rsid w:val="00D05F11"/>
    <w:rsid w:val="00D05F30"/>
    <w:rsid w:val="00D077A9"/>
    <w:rsid w:val="00D156D2"/>
    <w:rsid w:val="00D169E7"/>
    <w:rsid w:val="00D178A2"/>
    <w:rsid w:val="00D17FB1"/>
    <w:rsid w:val="00D206D7"/>
    <w:rsid w:val="00D20ABC"/>
    <w:rsid w:val="00D212BA"/>
    <w:rsid w:val="00D24319"/>
    <w:rsid w:val="00D26CFD"/>
    <w:rsid w:val="00D26D33"/>
    <w:rsid w:val="00D27B89"/>
    <w:rsid w:val="00D32C8F"/>
    <w:rsid w:val="00D3471D"/>
    <w:rsid w:val="00D35696"/>
    <w:rsid w:val="00D403BD"/>
    <w:rsid w:val="00D40530"/>
    <w:rsid w:val="00D411C0"/>
    <w:rsid w:val="00D42E2F"/>
    <w:rsid w:val="00D45CF5"/>
    <w:rsid w:val="00D50A0E"/>
    <w:rsid w:val="00D56039"/>
    <w:rsid w:val="00D60554"/>
    <w:rsid w:val="00D60710"/>
    <w:rsid w:val="00D637D1"/>
    <w:rsid w:val="00D660A9"/>
    <w:rsid w:val="00D66517"/>
    <w:rsid w:val="00D67825"/>
    <w:rsid w:val="00D67AA8"/>
    <w:rsid w:val="00D74CBC"/>
    <w:rsid w:val="00D76AC4"/>
    <w:rsid w:val="00D806B6"/>
    <w:rsid w:val="00D90CD1"/>
    <w:rsid w:val="00D9156E"/>
    <w:rsid w:val="00D9496D"/>
    <w:rsid w:val="00D95C83"/>
    <w:rsid w:val="00DA14E4"/>
    <w:rsid w:val="00DA1DEC"/>
    <w:rsid w:val="00DA278B"/>
    <w:rsid w:val="00DA5CB2"/>
    <w:rsid w:val="00DB02B6"/>
    <w:rsid w:val="00DB0471"/>
    <w:rsid w:val="00DB41E3"/>
    <w:rsid w:val="00DB46FC"/>
    <w:rsid w:val="00DB5137"/>
    <w:rsid w:val="00DB6A55"/>
    <w:rsid w:val="00DD29EA"/>
    <w:rsid w:val="00DD3F54"/>
    <w:rsid w:val="00DD5B25"/>
    <w:rsid w:val="00DD77F2"/>
    <w:rsid w:val="00DE10CF"/>
    <w:rsid w:val="00DE1DA4"/>
    <w:rsid w:val="00DE2808"/>
    <w:rsid w:val="00DE2844"/>
    <w:rsid w:val="00DE3D08"/>
    <w:rsid w:val="00DE4459"/>
    <w:rsid w:val="00DE5155"/>
    <w:rsid w:val="00DE7327"/>
    <w:rsid w:val="00DF5703"/>
    <w:rsid w:val="00E01504"/>
    <w:rsid w:val="00E031EC"/>
    <w:rsid w:val="00E04248"/>
    <w:rsid w:val="00E05C92"/>
    <w:rsid w:val="00E05CF0"/>
    <w:rsid w:val="00E06C6F"/>
    <w:rsid w:val="00E078FF"/>
    <w:rsid w:val="00E11B34"/>
    <w:rsid w:val="00E1233B"/>
    <w:rsid w:val="00E12CAC"/>
    <w:rsid w:val="00E1639D"/>
    <w:rsid w:val="00E20741"/>
    <w:rsid w:val="00E2374E"/>
    <w:rsid w:val="00E2568D"/>
    <w:rsid w:val="00E25D9F"/>
    <w:rsid w:val="00E26CCD"/>
    <w:rsid w:val="00E329EB"/>
    <w:rsid w:val="00E3362D"/>
    <w:rsid w:val="00E34F53"/>
    <w:rsid w:val="00E351D9"/>
    <w:rsid w:val="00E36AA3"/>
    <w:rsid w:val="00E41E96"/>
    <w:rsid w:val="00E424B9"/>
    <w:rsid w:val="00E46366"/>
    <w:rsid w:val="00E5462A"/>
    <w:rsid w:val="00E57579"/>
    <w:rsid w:val="00E62F59"/>
    <w:rsid w:val="00E630A1"/>
    <w:rsid w:val="00E640B9"/>
    <w:rsid w:val="00E65D57"/>
    <w:rsid w:val="00E67AD2"/>
    <w:rsid w:val="00E70251"/>
    <w:rsid w:val="00E7247B"/>
    <w:rsid w:val="00E75CFF"/>
    <w:rsid w:val="00E7615E"/>
    <w:rsid w:val="00E77976"/>
    <w:rsid w:val="00E83CC6"/>
    <w:rsid w:val="00E84BB2"/>
    <w:rsid w:val="00E85721"/>
    <w:rsid w:val="00E9062B"/>
    <w:rsid w:val="00E910EA"/>
    <w:rsid w:val="00E945CB"/>
    <w:rsid w:val="00E95C05"/>
    <w:rsid w:val="00E96486"/>
    <w:rsid w:val="00EA0C6B"/>
    <w:rsid w:val="00EA64B6"/>
    <w:rsid w:val="00EB01CB"/>
    <w:rsid w:val="00EB0550"/>
    <w:rsid w:val="00EB39CB"/>
    <w:rsid w:val="00EB4FB7"/>
    <w:rsid w:val="00EB55AF"/>
    <w:rsid w:val="00EB644D"/>
    <w:rsid w:val="00EC0AF0"/>
    <w:rsid w:val="00EC4129"/>
    <w:rsid w:val="00EC67C1"/>
    <w:rsid w:val="00EC6C22"/>
    <w:rsid w:val="00ED6CCF"/>
    <w:rsid w:val="00EE072D"/>
    <w:rsid w:val="00EE0FAC"/>
    <w:rsid w:val="00EE10CA"/>
    <w:rsid w:val="00EE1168"/>
    <w:rsid w:val="00EE14D1"/>
    <w:rsid w:val="00EE1EFD"/>
    <w:rsid w:val="00EE318C"/>
    <w:rsid w:val="00EE3C4E"/>
    <w:rsid w:val="00EE4EE9"/>
    <w:rsid w:val="00EE71C9"/>
    <w:rsid w:val="00EE72BA"/>
    <w:rsid w:val="00EE7970"/>
    <w:rsid w:val="00EF06B5"/>
    <w:rsid w:val="00F01FFB"/>
    <w:rsid w:val="00F02773"/>
    <w:rsid w:val="00F05937"/>
    <w:rsid w:val="00F11552"/>
    <w:rsid w:val="00F12967"/>
    <w:rsid w:val="00F151B0"/>
    <w:rsid w:val="00F2045F"/>
    <w:rsid w:val="00F2196B"/>
    <w:rsid w:val="00F22A91"/>
    <w:rsid w:val="00F22CC0"/>
    <w:rsid w:val="00F25B09"/>
    <w:rsid w:val="00F27333"/>
    <w:rsid w:val="00F319AD"/>
    <w:rsid w:val="00F33F3E"/>
    <w:rsid w:val="00F351E3"/>
    <w:rsid w:val="00F4095D"/>
    <w:rsid w:val="00F42253"/>
    <w:rsid w:val="00F440C9"/>
    <w:rsid w:val="00F53FEC"/>
    <w:rsid w:val="00F559C1"/>
    <w:rsid w:val="00F562F2"/>
    <w:rsid w:val="00F615A0"/>
    <w:rsid w:val="00F615C0"/>
    <w:rsid w:val="00F63AF7"/>
    <w:rsid w:val="00F64BE4"/>
    <w:rsid w:val="00F67B21"/>
    <w:rsid w:val="00F72CF8"/>
    <w:rsid w:val="00F747C3"/>
    <w:rsid w:val="00F750A8"/>
    <w:rsid w:val="00F7522C"/>
    <w:rsid w:val="00F756EB"/>
    <w:rsid w:val="00F75A09"/>
    <w:rsid w:val="00F761F1"/>
    <w:rsid w:val="00F762E5"/>
    <w:rsid w:val="00F773C5"/>
    <w:rsid w:val="00F776C5"/>
    <w:rsid w:val="00F8135D"/>
    <w:rsid w:val="00F8168D"/>
    <w:rsid w:val="00F831FA"/>
    <w:rsid w:val="00F852DA"/>
    <w:rsid w:val="00F85D63"/>
    <w:rsid w:val="00F86E4E"/>
    <w:rsid w:val="00F870CE"/>
    <w:rsid w:val="00F87620"/>
    <w:rsid w:val="00F87851"/>
    <w:rsid w:val="00F91112"/>
    <w:rsid w:val="00F91A15"/>
    <w:rsid w:val="00F9455E"/>
    <w:rsid w:val="00F94B6E"/>
    <w:rsid w:val="00F95F37"/>
    <w:rsid w:val="00F96263"/>
    <w:rsid w:val="00F96DF9"/>
    <w:rsid w:val="00F96E85"/>
    <w:rsid w:val="00FA1B24"/>
    <w:rsid w:val="00FA2035"/>
    <w:rsid w:val="00FA272F"/>
    <w:rsid w:val="00FA2FD6"/>
    <w:rsid w:val="00FA3266"/>
    <w:rsid w:val="00FA3E1C"/>
    <w:rsid w:val="00FA760F"/>
    <w:rsid w:val="00FB17DF"/>
    <w:rsid w:val="00FB25B1"/>
    <w:rsid w:val="00FB37D0"/>
    <w:rsid w:val="00FB47DC"/>
    <w:rsid w:val="00FB59B7"/>
    <w:rsid w:val="00FC04AF"/>
    <w:rsid w:val="00FC0AF9"/>
    <w:rsid w:val="00FC111F"/>
    <w:rsid w:val="00FC390F"/>
    <w:rsid w:val="00FC4449"/>
    <w:rsid w:val="00FC5C3B"/>
    <w:rsid w:val="00FC737B"/>
    <w:rsid w:val="00FC77F2"/>
    <w:rsid w:val="00FD11E8"/>
    <w:rsid w:val="00FD22DA"/>
    <w:rsid w:val="00FD3DD9"/>
    <w:rsid w:val="00FD4B6D"/>
    <w:rsid w:val="00FD5013"/>
    <w:rsid w:val="00FD52CB"/>
    <w:rsid w:val="00FD5503"/>
    <w:rsid w:val="00FD6B6D"/>
    <w:rsid w:val="00FE1E7F"/>
    <w:rsid w:val="00FE2879"/>
    <w:rsid w:val="00FE5062"/>
    <w:rsid w:val="00FE5534"/>
    <w:rsid w:val="00FF030F"/>
    <w:rsid w:val="00FF1A40"/>
    <w:rsid w:val="00FF4009"/>
    <w:rsid w:val="00FF7D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1F8A9B"/>
  <w15:docId w15:val="{5A69B8C9-041B-4928-A3BE-382AB5EDF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2B82"/>
    <w:rPr>
      <w:rFonts w:eastAsia="바탕"/>
      <w:lang w:eastAsia="en-US"/>
    </w:rPr>
  </w:style>
  <w:style w:type="paragraph" w:styleId="1">
    <w:name w:val="heading 1"/>
    <w:aliases w:val="Pat-para"/>
    <w:basedOn w:val="a"/>
    <w:next w:val="2"/>
    <w:link w:val="1Char"/>
    <w:uiPriority w:val="9"/>
    <w:qFormat/>
    <w:rsid w:val="001279FB"/>
    <w:pPr>
      <w:numPr>
        <w:numId w:val="2"/>
      </w:numPr>
      <w:snapToGrid w:val="0"/>
      <w:spacing w:line="460" w:lineRule="atLeast"/>
      <w:ind w:left="1009" w:hanging="1009"/>
      <w:jc w:val="both"/>
      <w:outlineLvl w:val="0"/>
    </w:pPr>
    <w:rPr>
      <w:rFonts w:ascii="맑은 고딕" w:eastAsia="맑은 고딕" w:hAnsi="맑은 고딕" w:cs="맑은 고딕"/>
      <w:bCs/>
      <w:snapToGrid w:val="0"/>
      <w:spacing w:val="-10"/>
      <w:sz w:val="22"/>
      <w:szCs w:val="22"/>
      <w:lang w:eastAsia="ko-KR"/>
    </w:rPr>
  </w:style>
  <w:style w:type="paragraph" w:styleId="2">
    <w:name w:val="heading 2"/>
    <w:basedOn w:val="a"/>
    <w:link w:val="2Char"/>
    <w:uiPriority w:val="9"/>
    <w:semiHidden/>
    <w:unhideWhenUsed/>
    <w:qFormat/>
    <w:rsid w:val="001279FB"/>
    <w:pPr>
      <w:numPr>
        <w:ilvl w:val="1"/>
        <w:numId w:val="2"/>
      </w:numPr>
      <w:spacing w:before="240"/>
      <w:outlineLvl w:val="1"/>
    </w:pPr>
    <w:rPr>
      <w:rFonts w:eastAsiaTheme="majorEastAsia"/>
      <w:bCs/>
      <w:szCs w:val="26"/>
    </w:rPr>
  </w:style>
  <w:style w:type="paragraph" w:styleId="3">
    <w:name w:val="heading 3"/>
    <w:basedOn w:val="a"/>
    <w:link w:val="3Char"/>
    <w:uiPriority w:val="9"/>
    <w:semiHidden/>
    <w:unhideWhenUsed/>
    <w:qFormat/>
    <w:rsid w:val="001279FB"/>
    <w:pPr>
      <w:numPr>
        <w:ilvl w:val="2"/>
        <w:numId w:val="2"/>
      </w:numPr>
      <w:spacing w:before="240"/>
      <w:outlineLvl w:val="2"/>
    </w:pPr>
    <w:rPr>
      <w:rFonts w:eastAsiaTheme="majorEastAsia"/>
      <w:bCs/>
    </w:rPr>
  </w:style>
  <w:style w:type="paragraph" w:styleId="4">
    <w:name w:val="heading 4"/>
    <w:basedOn w:val="a"/>
    <w:link w:val="4Char"/>
    <w:uiPriority w:val="9"/>
    <w:semiHidden/>
    <w:unhideWhenUsed/>
    <w:qFormat/>
    <w:rsid w:val="001279FB"/>
    <w:pPr>
      <w:numPr>
        <w:ilvl w:val="3"/>
        <w:numId w:val="2"/>
      </w:numPr>
      <w:spacing w:before="240"/>
      <w:outlineLvl w:val="3"/>
    </w:pPr>
    <w:rPr>
      <w:rFonts w:eastAsiaTheme="majorEastAsia"/>
      <w:bCs/>
      <w:iCs/>
    </w:rPr>
  </w:style>
  <w:style w:type="paragraph" w:styleId="5">
    <w:name w:val="heading 5"/>
    <w:basedOn w:val="a"/>
    <w:link w:val="5Char"/>
    <w:uiPriority w:val="9"/>
    <w:semiHidden/>
    <w:unhideWhenUsed/>
    <w:qFormat/>
    <w:rsid w:val="001279FB"/>
    <w:pPr>
      <w:numPr>
        <w:ilvl w:val="4"/>
        <w:numId w:val="2"/>
      </w:numPr>
      <w:spacing w:before="240"/>
      <w:outlineLvl w:val="4"/>
    </w:pPr>
    <w:rPr>
      <w:rFonts w:eastAsiaTheme="majorEastAsia"/>
    </w:rPr>
  </w:style>
  <w:style w:type="paragraph" w:styleId="6">
    <w:name w:val="heading 6"/>
    <w:basedOn w:val="a"/>
    <w:link w:val="6Char"/>
    <w:uiPriority w:val="9"/>
    <w:semiHidden/>
    <w:unhideWhenUsed/>
    <w:qFormat/>
    <w:rsid w:val="001279FB"/>
    <w:pPr>
      <w:numPr>
        <w:ilvl w:val="5"/>
        <w:numId w:val="2"/>
      </w:numPr>
      <w:spacing w:before="240"/>
      <w:outlineLvl w:val="5"/>
    </w:pPr>
    <w:rPr>
      <w:rFonts w:eastAsiaTheme="majorEastAsia"/>
      <w:iCs/>
    </w:rPr>
  </w:style>
  <w:style w:type="paragraph" w:styleId="7">
    <w:name w:val="heading 7"/>
    <w:basedOn w:val="a"/>
    <w:link w:val="7Char"/>
    <w:uiPriority w:val="9"/>
    <w:unhideWhenUsed/>
    <w:qFormat/>
    <w:rsid w:val="001279FB"/>
    <w:pPr>
      <w:numPr>
        <w:ilvl w:val="6"/>
        <w:numId w:val="2"/>
      </w:numPr>
      <w:spacing w:before="240"/>
      <w:outlineLvl w:val="6"/>
    </w:pPr>
    <w:rPr>
      <w:rFonts w:eastAsiaTheme="majorEastAsia"/>
      <w:iCs/>
    </w:rPr>
  </w:style>
  <w:style w:type="paragraph" w:styleId="8">
    <w:name w:val="heading 8"/>
    <w:basedOn w:val="a"/>
    <w:link w:val="8Char"/>
    <w:uiPriority w:val="9"/>
    <w:unhideWhenUsed/>
    <w:qFormat/>
    <w:rsid w:val="001279FB"/>
    <w:pPr>
      <w:numPr>
        <w:ilvl w:val="7"/>
        <w:numId w:val="2"/>
      </w:numPr>
      <w:spacing w:before="240"/>
      <w:outlineLvl w:val="7"/>
    </w:pPr>
    <w:rPr>
      <w:rFonts w:eastAsiaTheme="majorEastAsia"/>
      <w:szCs w:val="20"/>
    </w:rPr>
  </w:style>
  <w:style w:type="paragraph" w:styleId="9">
    <w:name w:val="heading 9"/>
    <w:basedOn w:val="a"/>
    <w:link w:val="9Char"/>
    <w:uiPriority w:val="9"/>
    <w:unhideWhenUsed/>
    <w:qFormat/>
    <w:rsid w:val="001279FB"/>
    <w:pPr>
      <w:numPr>
        <w:ilvl w:val="8"/>
        <w:numId w:val="2"/>
      </w:numPr>
      <w:spacing w:before="240"/>
      <w:outlineLvl w:val="8"/>
    </w:pPr>
    <w:rPr>
      <w:rFonts w:eastAsiaTheme="majorEastAsia"/>
      <w:iCs/>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No Spacing"/>
    <w:link w:val="Char"/>
    <w:uiPriority w:val="1"/>
    <w:qFormat/>
    <w:rsid w:val="00E52B82"/>
    <w:rPr>
      <w:sz w:val="22"/>
    </w:rPr>
  </w:style>
  <w:style w:type="character" w:customStyle="1" w:styleId="Char">
    <w:name w:val="간격 없음 Char"/>
    <w:basedOn w:val="a0"/>
    <w:link w:val="a4"/>
    <w:uiPriority w:val="1"/>
    <w:rsid w:val="00E52B82"/>
    <w:rPr>
      <w:kern w:val="0"/>
      <w:sz w:val="22"/>
    </w:rPr>
  </w:style>
  <w:style w:type="paragraph" w:styleId="a5">
    <w:name w:val="List Paragraph"/>
    <w:basedOn w:val="a"/>
    <w:uiPriority w:val="34"/>
    <w:qFormat/>
    <w:rsid w:val="00E52B82"/>
    <w:pPr>
      <w:widowControl w:val="0"/>
      <w:kinsoku w:val="0"/>
      <w:ind w:left="720"/>
      <w:contextualSpacing/>
    </w:pPr>
    <w:rPr>
      <w:rFonts w:eastAsiaTheme="minorEastAsia"/>
    </w:rPr>
  </w:style>
  <w:style w:type="table" w:styleId="a6">
    <w:name w:val="Table Grid"/>
    <w:basedOn w:val="a1"/>
    <w:rsid w:val="00E52B82"/>
    <w:rPr>
      <w:rFonts w:eastAsia="바탕"/>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7">
    <w:name w:val="header"/>
    <w:basedOn w:val="a"/>
    <w:link w:val="Char0"/>
    <w:uiPriority w:val="99"/>
    <w:unhideWhenUsed/>
    <w:rsid w:val="00E52B82"/>
    <w:pPr>
      <w:tabs>
        <w:tab w:val="center" w:pos="4513"/>
        <w:tab w:val="right" w:pos="9026"/>
      </w:tabs>
      <w:snapToGrid w:val="0"/>
    </w:pPr>
  </w:style>
  <w:style w:type="character" w:customStyle="1" w:styleId="Char0">
    <w:name w:val="머리글 Char"/>
    <w:basedOn w:val="a0"/>
    <w:link w:val="a7"/>
    <w:uiPriority w:val="99"/>
    <w:rsid w:val="00E52B82"/>
    <w:rPr>
      <w:rFonts w:ascii="Times New Roman" w:eastAsia="바탕" w:hAnsi="Times New Roman"/>
      <w:kern w:val="0"/>
      <w:sz w:val="24"/>
      <w:szCs w:val="24"/>
      <w:lang w:eastAsia="en-US"/>
    </w:rPr>
  </w:style>
  <w:style w:type="paragraph" w:styleId="a8">
    <w:name w:val="footer"/>
    <w:basedOn w:val="a"/>
    <w:link w:val="Char1"/>
    <w:uiPriority w:val="99"/>
    <w:unhideWhenUsed/>
    <w:rsid w:val="00E52B82"/>
    <w:pPr>
      <w:tabs>
        <w:tab w:val="center" w:pos="4513"/>
        <w:tab w:val="right" w:pos="9026"/>
      </w:tabs>
      <w:snapToGrid w:val="0"/>
    </w:pPr>
  </w:style>
  <w:style w:type="character" w:customStyle="1" w:styleId="Char1">
    <w:name w:val="바닥글 Char"/>
    <w:basedOn w:val="a0"/>
    <w:link w:val="a8"/>
    <w:uiPriority w:val="99"/>
    <w:rsid w:val="00E52B82"/>
    <w:rPr>
      <w:rFonts w:ascii="Times New Roman" w:eastAsia="바탕" w:hAnsi="Times New Roman"/>
      <w:kern w:val="0"/>
      <w:sz w:val="24"/>
      <w:szCs w:val="24"/>
      <w:lang w:eastAsia="en-US"/>
    </w:rPr>
  </w:style>
  <w:style w:type="character" w:customStyle="1" w:styleId="1Char">
    <w:name w:val="제목 1 Char"/>
    <w:aliases w:val="Pat-para Char"/>
    <w:basedOn w:val="a0"/>
    <w:link w:val="1"/>
    <w:uiPriority w:val="9"/>
    <w:rsid w:val="001279FB"/>
    <w:rPr>
      <w:rFonts w:ascii="맑은 고딕" w:eastAsia="맑은 고딕" w:hAnsi="맑은 고딕" w:cs="맑은 고딕"/>
      <w:bCs/>
      <w:snapToGrid w:val="0"/>
      <w:spacing w:val="-10"/>
      <w:kern w:val="0"/>
      <w:sz w:val="22"/>
    </w:rPr>
  </w:style>
  <w:style w:type="character" w:customStyle="1" w:styleId="2Char">
    <w:name w:val="제목 2 Char"/>
    <w:basedOn w:val="a0"/>
    <w:link w:val="2"/>
    <w:uiPriority w:val="9"/>
    <w:rsid w:val="001279FB"/>
    <w:rPr>
      <w:rFonts w:ascii="Times New Roman" w:eastAsiaTheme="majorEastAsia" w:hAnsi="Times New Roman" w:cs="Times New Roman"/>
      <w:bCs/>
      <w:kern w:val="0"/>
      <w:sz w:val="24"/>
      <w:szCs w:val="26"/>
      <w:lang w:eastAsia="en-US"/>
    </w:rPr>
  </w:style>
  <w:style w:type="character" w:customStyle="1" w:styleId="3Char">
    <w:name w:val="제목 3 Char"/>
    <w:basedOn w:val="a0"/>
    <w:link w:val="3"/>
    <w:uiPriority w:val="9"/>
    <w:rsid w:val="001279FB"/>
    <w:rPr>
      <w:rFonts w:ascii="Times New Roman" w:eastAsiaTheme="majorEastAsia" w:hAnsi="Times New Roman" w:cs="Times New Roman"/>
      <w:bCs/>
      <w:kern w:val="0"/>
      <w:sz w:val="24"/>
      <w:szCs w:val="24"/>
      <w:lang w:eastAsia="en-US"/>
    </w:rPr>
  </w:style>
  <w:style w:type="character" w:customStyle="1" w:styleId="4Char">
    <w:name w:val="제목 4 Char"/>
    <w:basedOn w:val="a0"/>
    <w:link w:val="4"/>
    <w:uiPriority w:val="9"/>
    <w:rsid w:val="001279FB"/>
    <w:rPr>
      <w:rFonts w:ascii="Times New Roman" w:eastAsiaTheme="majorEastAsia" w:hAnsi="Times New Roman" w:cs="Times New Roman"/>
      <w:bCs/>
      <w:iCs/>
      <w:kern w:val="0"/>
      <w:sz w:val="24"/>
      <w:szCs w:val="24"/>
      <w:lang w:eastAsia="en-US"/>
    </w:rPr>
  </w:style>
  <w:style w:type="character" w:customStyle="1" w:styleId="5Char">
    <w:name w:val="제목 5 Char"/>
    <w:basedOn w:val="a0"/>
    <w:link w:val="5"/>
    <w:uiPriority w:val="9"/>
    <w:rsid w:val="001279FB"/>
    <w:rPr>
      <w:rFonts w:ascii="Times New Roman" w:eastAsiaTheme="majorEastAsia" w:hAnsi="Times New Roman" w:cs="Times New Roman"/>
      <w:kern w:val="0"/>
      <w:sz w:val="24"/>
      <w:szCs w:val="24"/>
      <w:lang w:eastAsia="en-US"/>
    </w:rPr>
  </w:style>
  <w:style w:type="character" w:customStyle="1" w:styleId="6Char">
    <w:name w:val="제목 6 Char"/>
    <w:basedOn w:val="a0"/>
    <w:link w:val="6"/>
    <w:uiPriority w:val="9"/>
    <w:rsid w:val="001279FB"/>
    <w:rPr>
      <w:rFonts w:ascii="Times New Roman" w:eastAsiaTheme="majorEastAsia" w:hAnsi="Times New Roman" w:cs="Times New Roman"/>
      <w:iCs/>
      <w:kern w:val="0"/>
      <w:sz w:val="24"/>
      <w:szCs w:val="24"/>
      <w:lang w:eastAsia="en-US"/>
    </w:rPr>
  </w:style>
  <w:style w:type="character" w:customStyle="1" w:styleId="7Char">
    <w:name w:val="제목 7 Char"/>
    <w:basedOn w:val="a0"/>
    <w:link w:val="7"/>
    <w:uiPriority w:val="9"/>
    <w:rsid w:val="001279FB"/>
    <w:rPr>
      <w:rFonts w:ascii="Times New Roman" w:eastAsiaTheme="majorEastAsia" w:hAnsi="Times New Roman" w:cs="Times New Roman"/>
      <w:iCs/>
      <w:kern w:val="0"/>
      <w:sz w:val="24"/>
      <w:szCs w:val="24"/>
      <w:lang w:eastAsia="en-US"/>
    </w:rPr>
  </w:style>
  <w:style w:type="character" w:customStyle="1" w:styleId="8Char">
    <w:name w:val="제목 8 Char"/>
    <w:basedOn w:val="a0"/>
    <w:link w:val="8"/>
    <w:uiPriority w:val="9"/>
    <w:rsid w:val="001279FB"/>
    <w:rPr>
      <w:rFonts w:ascii="Times New Roman" w:eastAsiaTheme="majorEastAsia" w:hAnsi="Times New Roman" w:cs="Times New Roman"/>
      <w:kern w:val="0"/>
      <w:sz w:val="24"/>
      <w:szCs w:val="20"/>
      <w:lang w:eastAsia="en-US"/>
    </w:rPr>
  </w:style>
  <w:style w:type="character" w:customStyle="1" w:styleId="9Char">
    <w:name w:val="제목 9 Char"/>
    <w:basedOn w:val="a0"/>
    <w:link w:val="9"/>
    <w:uiPriority w:val="9"/>
    <w:rsid w:val="001279FB"/>
    <w:rPr>
      <w:rFonts w:ascii="Times New Roman" w:eastAsiaTheme="majorEastAsia" w:hAnsi="Times New Roman" w:cs="Times New Roman"/>
      <w:iCs/>
      <w:kern w:val="0"/>
      <w:sz w:val="24"/>
      <w:szCs w:val="20"/>
      <w:lang w:eastAsia="en-US"/>
    </w:rPr>
  </w:style>
  <w:style w:type="paragraph" w:customStyle="1" w:styleId="Bullet">
    <w:name w:val="Bullet"/>
    <w:basedOn w:val="a"/>
    <w:rsid w:val="001279FB"/>
    <w:pPr>
      <w:tabs>
        <w:tab w:val="num" w:pos="720"/>
      </w:tabs>
      <w:spacing w:before="120"/>
      <w:ind w:left="720" w:hanging="720"/>
    </w:pPr>
  </w:style>
  <w:style w:type="paragraph" w:styleId="a9">
    <w:name w:val="Balloon Text"/>
    <w:basedOn w:val="a"/>
    <w:link w:val="Char2"/>
    <w:uiPriority w:val="99"/>
    <w:semiHidden/>
    <w:unhideWhenUsed/>
    <w:rsid w:val="003563A7"/>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semiHidden/>
    <w:rsid w:val="003563A7"/>
    <w:rPr>
      <w:rFonts w:asciiTheme="majorHAnsi" w:eastAsiaTheme="majorEastAsia" w:hAnsiTheme="majorHAnsi" w:cstheme="majorBidi"/>
      <w:kern w:val="0"/>
      <w:sz w:val="18"/>
      <w:szCs w:val="18"/>
      <w:lang w:eastAsia="en-US"/>
    </w:rPr>
  </w:style>
  <w:style w:type="character" w:styleId="aa">
    <w:name w:val="Hyperlink"/>
    <w:basedOn w:val="a0"/>
    <w:uiPriority w:val="99"/>
    <w:unhideWhenUsed/>
    <w:rsid w:val="003563A7"/>
    <w:rPr>
      <w:color w:val="0563C1" w:themeColor="hyperlink"/>
      <w:u w:val="single"/>
    </w:rPr>
  </w:style>
  <w:style w:type="paragraph" w:customStyle="1" w:styleId="10">
    <w:name w:val="스타일1"/>
    <w:basedOn w:val="a"/>
    <w:link w:val="1Char0"/>
    <w:qFormat/>
    <w:rsid w:val="0060196C"/>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pacing w:line="640" w:lineRule="atLeast"/>
      <w:ind w:firstLine="799"/>
      <w:jc w:val="both"/>
    </w:pPr>
    <w:rPr>
      <w:rFonts w:cs="바탕"/>
      <w:color w:val="000000"/>
      <w:lang w:eastAsia="ko-KR"/>
    </w:rPr>
  </w:style>
  <w:style w:type="character" w:customStyle="1" w:styleId="1Char0">
    <w:name w:val="스타일1 Char"/>
    <w:link w:val="10"/>
    <w:rsid w:val="0060196C"/>
    <w:rPr>
      <w:rFonts w:ascii="Times New Roman" w:eastAsia="바탕" w:hAnsi="Times New Roman" w:cs="바탕"/>
      <w:color w:val="000000"/>
      <w:kern w:val="0"/>
      <w:sz w:val="24"/>
      <w:szCs w:val="24"/>
    </w:rPr>
  </w:style>
  <w:style w:type="paragraph" w:styleId="ab">
    <w:name w:val="Normal (Web)"/>
    <w:basedOn w:val="a"/>
    <w:uiPriority w:val="99"/>
    <w:semiHidden/>
    <w:unhideWhenUsed/>
    <w:rsid w:val="00B74716"/>
    <w:pPr>
      <w:spacing w:before="100" w:beforeAutospacing="1" w:after="100" w:afterAutospacing="1"/>
    </w:pPr>
    <w:rPr>
      <w:rFonts w:ascii="굴림" w:eastAsia="굴림" w:hAnsi="굴림" w:cs="굴림"/>
      <w:lang w:eastAsia="ko-KR"/>
    </w:rPr>
  </w:style>
  <w:style w:type="character" w:customStyle="1" w:styleId="11">
    <w:name w:val="확인되지 않은 멘션1"/>
    <w:basedOn w:val="a0"/>
    <w:uiPriority w:val="99"/>
    <w:semiHidden/>
    <w:unhideWhenUsed/>
    <w:rsid w:val="00574F3C"/>
    <w:rPr>
      <w:color w:val="605E5C"/>
      <w:shd w:val="clear" w:color="auto" w:fill="E1DFDD"/>
    </w:rPr>
  </w:style>
  <w:style w:type="character" w:styleId="ac">
    <w:name w:val="annotation reference"/>
    <w:basedOn w:val="a0"/>
    <w:uiPriority w:val="99"/>
    <w:semiHidden/>
    <w:unhideWhenUsed/>
    <w:rsid w:val="00994078"/>
    <w:rPr>
      <w:sz w:val="18"/>
      <w:szCs w:val="18"/>
    </w:rPr>
  </w:style>
  <w:style w:type="paragraph" w:styleId="ad">
    <w:name w:val="annotation text"/>
    <w:basedOn w:val="a"/>
    <w:link w:val="Char3"/>
    <w:uiPriority w:val="99"/>
    <w:semiHidden/>
    <w:unhideWhenUsed/>
    <w:rsid w:val="00994078"/>
  </w:style>
  <w:style w:type="character" w:customStyle="1" w:styleId="Char3">
    <w:name w:val="메모 텍스트 Char"/>
    <w:basedOn w:val="a0"/>
    <w:link w:val="ad"/>
    <w:uiPriority w:val="99"/>
    <w:semiHidden/>
    <w:rsid w:val="00994078"/>
    <w:rPr>
      <w:rFonts w:ascii="Times New Roman" w:eastAsia="바탕" w:hAnsi="Times New Roman"/>
      <w:kern w:val="0"/>
      <w:sz w:val="24"/>
      <w:szCs w:val="24"/>
      <w:lang w:eastAsia="en-US"/>
    </w:rPr>
  </w:style>
  <w:style w:type="paragraph" w:styleId="ae">
    <w:name w:val="annotation subject"/>
    <w:basedOn w:val="ad"/>
    <w:next w:val="ad"/>
    <w:link w:val="Char4"/>
    <w:uiPriority w:val="99"/>
    <w:semiHidden/>
    <w:unhideWhenUsed/>
    <w:rsid w:val="00994078"/>
    <w:rPr>
      <w:b/>
      <w:bCs/>
    </w:rPr>
  </w:style>
  <w:style w:type="character" w:customStyle="1" w:styleId="Char4">
    <w:name w:val="메모 주제 Char"/>
    <w:basedOn w:val="Char3"/>
    <w:link w:val="ae"/>
    <w:uiPriority w:val="99"/>
    <w:semiHidden/>
    <w:rsid w:val="00994078"/>
    <w:rPr>
      <w:rFonts w:ascii="Times New Roman" w:eastAsia="바탕" w:hAnsi="Times New Roman"/>
      <w:b/>
      <w:bCs/>
      <w:kern w:val="0"/>
      <w:sz w:val="24"/>
      <w:szCs w:val="24"/>
      <w:lang w:eastAsia="en-US"/>
    </w:rPr>
  </w:style>
  <w:style w:type="paragraph" w:styleId="af">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0">
    <w:name w:val="Revision"/>
    <w:hidden/>
    <w:uiPriority w:val="99"/>
    <w:semiHidden/>
    <w:rsid w:val="009E18A8"/>
    <w:rPr>
      <w:rFonts w:eastAsia="바탕"/>
      <w:lang w:eastAsia="en-US"/>
    </w:rPr>
  </w:style>
  <w:style w:type="paragraph" w:customStyle="1" w:styleId="af1">
    <w:name w:val="표준 단락"/>
    <w:rsid w:val="00F75A09"/>
    <w:pPr>
      <w:widowControl w:val="0"/>
      <w:autoSpaceDE w:val="0"/>
      <w:autoSpaceDN w:val="0"/>
      <w:adjustRightInd w:val="0"/>
      <w:spacing w:line="320" w:lineRule="atLeast"/>
    </w:pPr>
    <w:rPr>
      <w:rFonts w:ascii="바탕" w:eastAsia="바탕" w:hAnsi="바탕"/>
      <w:color w:val="000000"/>
      <w:sz w:val="20"/>
      <w:szCs w:val="20"/>
    </w:rPr>
  </w:style>
  <w:style w:type="paragraph" w:customStyle="1" w:styleId="af2">
    <w:name w:val="바탕글"/>
    <w:rsid w:val="00B510A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77" w:lineRule="auto"/>
      <w:jc w:val="both"/>
    </w:pPr>
    <w:rPr>
      <w:rFonts w:ascii="바탕" w:eastAsia="바탕"/>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424722">
      <w:bodyDiv w:val="1"/>
      <w:marLeft w:val="0"/>
      <w:marRight w:val="0"/>
      <w:marTop w:val="0"/>
      <w:marBottom w:val="0"/>
      <w:divBdr>
        <w:top w:val="none" w:sz="0" w:space="0" w:color="auto"/>
        <w:left w:val="none" w:sz="0" w:space="0" w:color="auto"/>
        <w:bottom w:val="none" w:sz="0" w:space="0" w:color="auto"/>
        <w:right w:val="none" w:sz="0" w:space="0" w:color="auto"/>
      </w:divBdr>
    </w:div>
    <w:div w:id="19547450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9.jpe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jpe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header" Target="header1.xml"/><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HzQwArAC0cd8FwEzENtwgQYgug==">CgMxLjAyCGguZ2pkZ3hzOAByITFQTVU1UDRNZHQwV1JHU0VsSzh0VG5USWhCc3VTbGVBNQ==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FEB46C2-8F50-4264-A1BE-0CE6BF91B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10161</TotalTime>
  <Pages>67</Pages>
  <Words>7728</Words>
  <Characters>44052</Characters>
  <Application>Microsoft Office Word</Application>
  <DocSecurity>0</DocSecurity>
  <Lines>367</Lines>
  <Paragraphs>103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Jeon Jeong Wook</dc:creator>
  <cp:lastModifiedBy>USER</cp:lastModifiedBy>
  <cp:revision>797</cp:revision>
  <dcterms:created xsi:type="dcterms:W3CDTF">2024-06-06T13:52:00Z</dcterms:created>
  <dcterms:modified xsi:type="dcterms:W3CDTF">2025-01-02T13:23:00Z</dcterms:modified>
</cp:coreProperties>
</file>